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C0658" w14:textId="77777777" w:rsidR="00800743" w:rsidRPr="002A3F64" w:rsidRDefault="00800743" w:rsidP="00A33516">
      <w:pPr>
        <w:pStyle w:val="Title"/>
        <w:widowControl w:val="0"/>
        <w:jc w:val="left"/>
        <w:rPr>
          <w:rFonts w:ascii="Arial" w:hAnsi="Arial"/>
          <w:lang w:val="en-CA"/>
          <w:rPrChange w:id="0" w:author="QC" w:date="2026-07-02T05:33:00Z">
            <w:rPr>
              <w:rFonts w:ascii="Arial" w:hAnsi="Arial"/>
            </w:rPr>
          </w:rPrChange>
        </w:rPr>
      </w:pPr>
    </w:p>
    <w:p w14:paraId="1C7C1F02" w14:textId="77777777" w:rsidR="00800743" w:rsidRPr="002A3F64" w:rsidRDefault="00800743" w:rsidP="00A33516">
      <w:pPr>
        <w:pStyle w:val="Title"/>
        <w:widowControl w:val="0"/>
        <w:jc w:val="both"/>
        <w:rPr>
          <w:rFonts w:ascii="Arial" w:hAnsi="Arial"/>
          <w:lang w:val="en-CA"/>
          <w:rPrChange w:id="1" w:author="QC" w:date="2026-07-02T05:33:00Z">
            <w:rPr>
              <w:rFonts w:ascii="Arial" w:hAnsi="Arial"/>
            </w:rPr>
          </w:rPrChange>
        </w:rPr>
      </w:pPr>
    </w:p>
    <w:p w14:paraId="60BE5CAE" w14:textId="77777777" w:rsidR="00800743" w:rsidRPr="002A3F64" w:rsidRDefault="00800743" w:rsidP="00A33516">
      <w:pPr>
        <w:pStyle w:val="Title"/>
        <w:widowControl w:val="0"/>
        <w:jc w:val="both"/>
        <w:rPr>
          <w:rFonts w:ascii="Arial" w:hAnsi="Arial"/>
          <w:lang w:val="en-CA"/>
          <w:rPrChange w:id="2" w:author="QC" w:date="2026-07-02T05:33:00Z">
            <w:rPr>
              <w:rFonts w:ascii="Arial" w:hAnsi="Arial"/>
            </w:rPr>
          </w:rPrChange>
        </w:rPr>
      </w:pPr>
    </w:p>
    <w:p w14:paraId="01F65E99" w14:textId="77777777" w:rsidR="00800743" w:rsidRPr="002A3F64" w:rsidRDefault="00800743" w:rsidP="00A33516">
      <w:pPr>
        <w:pStyle w:val="Title"/>
        <w:widowControl w:val="0"/>
        <w:jc w:val="both"/>
        <w:rPr>
          <w:rFonts w:ascii="Arial" w:hAnsi="Arial"/>
          <w:lang w:val="en-CA"/>
          <w:rPrChange w:id="3" w:author="QC" w:date="2026-07-02T05:33:00Z">
            <w:rPr>
              <w:rFonts w:ascii="Arial" w:hAnsi="Arial"/>
            </w:rPr>
          </w:rPrChange>
        </w:rPr>
      </w:pPr>
    </w:p>
    <w:p w14:paraId="6397CFD3" w14:textId="77777777" w:rsidR="00800743" w:rsidRPr="002A3F64" w:rsidRDefault="00800743" w:rsidP="00A33516">
      <w:pPr>
        <w:pStyle w:val="Title"/>
        <w:widowControl w:val="0"/>
        <w:jc w:val="both"/>
        <w:rPr>
          <w:rFonts w:ascii="Arial" w:hAnsi="Arial"/>
          <w:lang w:val="en-CA"/>
          <w:rPrChange w:id="4" w:author="QC" w:date="2026-07-02T05:33:00Z">
            <w:rPr>
              <w:rFonts w:ascii="Arial" w:hAnsi="Arial"/>
            </w:rPr>
          </w:rPrChange>
        </w:rPr>
      </w:pPr>
    </w:p>
    <w:p w14:paraId="520CACFE" w14:textId="77777777" w:rsidR="00800743" w:rsidRPr="002A3F64" w:rsidRDefault="00800743" w:rsidP="00A33516">
      <w:pPr>
        <w:pStyle w:val="Title"/>
        <w:widowControl w:val="0"/>
        <w:rPr>
          <w:rFonts w:ascii="Arial" w:hAnsi="Arial"/>
          <w:lang w:val="en-CA"/>
          <w:rPrChange w:id="5" w:author="QC" w:date="2026-07-02T05:33:00Z">
            <w:rPr>
              <w:rFonts w:ascii="Arial" w:hAnsi="Arial"/>
            </w:rPr>
          </w:rPrChange>
        </w:rPr>
      </w:pPr>
      <w:r w:rsidRPr="002A3F64">
        <w:rPr>
          <w:rFonts w:ascii="Arial" w:hAnsi="Arial"/>
          <w:lang w:val="en-CA"/>
          <w:rPrChange w:id="6" w:author="QC" w:date="2026-07-02T05:33:00Z">
            <w:rPr>
              <w:rFonts w:ascii="Arial" w:hAnsi="Arial"/>
            </w:rPr>
          </w:rPrChange>
        </w:rPr>
        <w:t>ONTARIO COURT OF JUSTICE</w:t>
      </w:r>
    </w:p>
    <w:p w14:paraId="4B5566DD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7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2657F6EA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8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17A8458E" w14:textId="77777777" w:rsidR="00800743" w:rsidRPr="002A3F64" w:rsidRDefault="00940AAD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9" w:author="QC" w:date="2026-07-02T05:33:00Z">
            <w:rPr>
              <w:rFonts w:ascii="Arial" w:hAnsi="Arial"/>
              <w:b/>
              <w:sz w:val="24"/>
            </w:rPr>
          </w:rPrChange>
        </w:rPr>
      </w:pPr>
      <w:r w:rsidRPr="002A3F64">
        <w:rPr>
          <w:rFonts w:ascii="Arial" w:hAnsi="Arial"/>
          <w:b/>
          <w:sz w:val="24"/>
          <w:lang w:val="en-CA"/>
          <w:rPrChange w:id="10" w:author="QC" w:date="2026-07-02T05:33:00Z">
            <w:rPr>
              <w:rFonts w:ascii="Arial" w:hAnsi="Arial"/>
              <w:b/>
              <w:sz w:val="24"/>
            </w:rPr>
          </w:rPrChange>
        </w:rPr>
        <w:t>HIS</w:t>
      </w:r>
      <w:r w:rsidR="00800743" w:rsidRPr="002A3F64">
        <w:rPr>
          <w:rFonts w:ascii="Arial" w:hAnsi="Arial"/>
          <w:b/>
          <w:sz w:val="24"/>
          <w:lang w:val="en-CA"/>
          <w:rPrChange w:id="11" w:author="QC" w:date="2026-07-02T05:33:00Z">
            <w:rPr>
              <w:rFonts w:ascii="Arial" w:hAnsi="Arial"/>
              <w:b/>
              <w:sz w:val="24"/>
            </w:rPr>
          </w:rPrChange>
        </w:rPr>
        <w:t xml:space="preserve"> MAJESTY THE </w:t>
      </w:r>
      <w:r w:rsidRPr="002A3F64">
        <w:rPr>
          <w:rFonts w:ascii="Arial" w:hAnsi="Arial"/>
          <w:b/>
          <w:sz w:val="24"/>
          <w:lang w:val="en-CA"/>
          <w:rPrChange w:id="12" w:author="QC" w:date="2026-07-02T05:33:00Z">
            <w:rPr>
              <w:rFonts w:ascii="Arial" w:hAnsi="Arial"/>
              <w:b/>
              <w:sz w:val="24"/>
            </w:rPr>
          </w:rPrChange>
        </w:rPr>
        <w:t>KING</w:t>
      </w:r>
    </w:p>
    <w:p w14:paraId="2D810432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13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498AC110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14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6B1D66EA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15" w:author="QC" w:date="2026-07-02T05:33:00Z">
            <w:rPr>
              <w:rFonts w:ascii="Arial" w:hAnsi="Arial"/>
              <w:b/>
              <w:sz w:val="24"/>
            </w:rPr>
          </w:rPrChange>
        </w:rPr>
      </w:pPr>
      <w:r w:rsidRPr="002A3F64">
        <w:rPr>
          <w:rFonts w:ascii="Arial" w:hAnsi="Arial"/>
          <w:b/>
          <w:sz w:val="24"/>
          <w:lang w:val="en-CA"/>
          <w:rPrChange w:id="16" w:author="QC" w:date="2026-07-02T05:33:00Z">
            <w:rPr>
              <w:rFonts w:ascii="Arial" w:hAnsi="Arial"/>
              <w:b/>
              <w:sz w:val="24"/>
            </w:rPr>
          </w:rPrChange>
        </w:rPr>
        <w:t>VS.</w:t>
      </w:r>
    </w:p>
    <w:p w14:paraId="6202129F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17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04914218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18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53A14E83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19" w:author="QC" w:date="2026-07-02T05:33:00Z">
            <w:rPr>
              <w:rFonts w:ascii="Arial" w:hAnsi="Arial"/>
              <w:b/>
              <w:sz w:val="24"/>
            </w:rPr>
          </w:rPrChange>
        </w:rPr>
      </w:pPr>
      <w:r w:rsidRPr="002A3F64">
        <w:rPr>
          <w:rFonts w:ascii="Arial" w:hAnsi="Arial"/>
          <w:b/>
          <w:sz w:val="24"/>
          <w:lang w:val="en-CA"/>
          <w:rPrChange w:id="20" w:author="QC" w:date="2026-07-02T05:33:00Z">
            <w:rPr>
              <w:rFonts w:ascii="Arial" w:hAnsi="Arial"/>
              <w:b/>
              <w:sz w:val="24"/>
            </w:rPr>
          </w:rPrChange>
        </w:rPr>
        <w:t>************************************************************************</w:t>
      </w:r>
    </w:p>
    <w:p w14:paraId="6E4DCF7A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21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3A1D7DFF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22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18777116" w14:textId="77777777" w:rsidR="00800743" w:rsidRPr="002A3F64" w:rsidRDefault="00750891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23" w:author="QC" w:date="2026-07-02T05:33:00Z">
            <w:rPr>
              <w:rFonts w:ascii="Arial" w:hAnsi="Arial"/>
              <w:b/>
              <w:sz w:val="24"/>
            </w:rPr>
          </w:rPrChange>
        </w:rPr>
      </w:pPr>
      <w:r w:rsidRPr="002A3F64">
        <w:rPr>
          <w:rFonts w:ascii="Arial" w:hAnsi="Arial"/>
          <w:b/>
          <w:sz w:val="24"/>
          <w:lang w:val="en-CA"/>
          <w:rPrChange w:id="24" w:author="QC" w:date="2026-07-02T05:33:00Z">
            <w:rPr>
              <w:rFonts w:ascii="Arial" w:hAnsi="Arial"/>
              <w:b/>
              <w:sz w:val="24"/>
            </w:rPr>
          </w:rPrChange>
        </w:rPr>
        <w:t>ANDREW MUMMERY</w:t>
      </w:r>
    </w:p>
    <w:p w14:paraId="393A1D7A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25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0589ABEA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26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0D94D447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27" w:author="QC" w:date="2026-07-02T05:33:00Z">
            <w:rPr>
              <w:rFonts w:ascii="Arial" w:hAnsi="Arial"/>
              <w:b/>
              <w:sz w:val="24"/>
            </w:rPr>
          </w:rPrChange>
        </w:rPr>
      </w:pPr>
      <w:r w:rsidRPr="002A3F64">
        <w:rPr>
          <w:rFonts w:ascii="Arial" w:hAnsi="Arial"/>
          <w:b/>
          <w:sz w:val="24"/>
          <w:lang w:val="en-CA"/>
          <w:rPrChange w:id="28" w:author="QC" w:date="2026-07-02T05:33:00Z">
            <w:rPr>
              <w:rFonts w:ascii="Arial" w:hAnsi="Arial"/>
              <w:b/>
              <w:sz w:val="24"/>
            </w:rPr>
          </w:rPrChange>
        </w:rPr>
        <w:t>************************************************************************</w:t>
      </w:r>
    </w:p>
    <w:p w14:paraId="21A057F9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29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1F5BBD6E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30" w:author="QC" w:date="2026-07-02T05:33:00Z">
            <w:rPr>
              <w:rFonts w:ascii="Arial" w:hAnsi="Arial"/>
              <w:b/>
              <w:sz w:val="24"/>
            </w:rPr>
          </w:rPrChange>
        </w:rPr>
      </w:pPr>
      <w:r w:rsidRPr="002A3F64">
        <w:rPr>
          <w:rFonts w:ascii="Arial" w:hAnsi="Arial"/>
          <w:b/>
          <w:sz w:val="24"/>
          <w:lang w:val="en-CA"/>
          <w:rPrChange w:id="31" w:author="QC" w:date="2026-07-02T05:33:00Z">
            <w:rPr>
              <w:rFonts w:ascii="Arial" w:hAnsi="Arial"/>
              <w:b/>
              <w:sz w:val="24"/>
            </w:rPr>
          </w:rPrChange>
        </w:rPr>
        <w:t>VIDEO TRANSCRIPT OF</w:t>
      </w:r>
    </w:p>
    <w:p w14:paraId="1D7EF3DD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32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2A5E2307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33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787290CA" w14:textId="77777777" w:rsidR="00800743" w:rsidRPr="002A3F64" w:rsidRDefault="00750891" w:rsidP="00A33516">
      <w:pPr>
        <w:pStyle w:val="Heading1"/>
        <w:widowControl w:val="0"/>
        <w:rPr>
          <w:rFonts w:ascii="Arial" w:eastAsia="Arial Unicode MS" w:hAnsi="Arial"/>
          <w:lang w:val="en-CA"/>
          <w:rPrChange w:id="34" w:author="QC" w:date="2026-07-02T05:33:00Z">
            <w:rPr>
              <w:rFonts w:ascii="Arial" w:eastAsia="Arial Unicode MS" w:hAnsi="Arial"/>
            </w:rPr>
          </w:rPrChange>
        </w:rPr>
      </w:pPr>
      <w:r w:rsidRPr="002A3F64">
        <w:rPr>
          <w:rFonts w:ascii="Arial" w:hAnsi="Arial"/>
          <w:lang w:val="en-CA"/>
          <w:rPrChange w:id="35" w:author="QC" w:date="2026-07-02T05:33:00Z">
            <w:rPr>
              <w:rFonts w:ascii="Arial" w:hAnsi="Arial"/>
            </w:rPr>
          </w:rPrChange>
        </w:rPr>
        <w:t>KAREN WRIGHT</w:t>
      </w:r>
    </w:p>
    <w:p w14:paraId="5E29A000" w14:textId="77777777" w:rsidR="00800743" w:rsidRPr="002A3F64" w:rsidRDefault="00800743" w:rsidP="00A33516">
      <w:pPr>
        <w:widowControl w:val="0"/>
        <w:jc w:val="center"/>
        <w:rPr>
          <w:rFonts w:ascii="Arial" w:hAnsi="Arial"/>
          <w:sz w:val="24"/>
          <w:lang w:val="en-CA"/>
          <w:rPrChange w:id="36" w:author="QC" w:date="2026-07-02T05:33:00Z">
            <w:rPr>
              <w:rFonts w:ascii="Arial" w:hAnsi="Arial"/>
              <w:sz w:val="24"/>
            </w:rPr>
          </w:rPrChange>
        </w:rPr>
      </w:pPr>
    </w:p>
    <w:p w14:paraId="7DEBFB56" w14:textId="77777777" w:rsidR="00800743" w:rsidRPr="002A3F64" w:rsidRDefault="00800743" w:rsidP="00A33516">
      <w:pPr>
        <w:widowControl w:val="0"/>
        <w:jc w:val="center"/>
        <w:rPr>
          <w:rFonts w:ascii="Arial" w:hAnsi="Arial"/>
          <w:sz w:val="24"/>
          <w:lang w:val="en-CA"/>
          <w:rPrChange w:id="37" w:author="QC" w:date="2026-07-02T05:33:00Z">
            <w:rPr>
              <w:rFonts w:ascii="Arial" w:hAnsi="Arial"/>
              <w:sz w:val="24"/>
            </w:rPr>
          </w:rPrChange>
        </w:rPr>
      </w:pPr>
    </w:p>
    <w:p w14:paraId="6115FC30" w14:textId="77777777" w:rsidR="00800743" w:rsidRPr="002A3F64" w:rsidRDefault="00750891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38" w:author="QC" w:date="2026-07-02T05:33:00Z">
            <w:rPr>
              <w:rFonts w:ascii="Arial" w:hAnsi="Arial"/>
              <w:b/>
              <w:sz w:val="24"/>
            </w:rPr>
          </w:rPrChange>
        </w:rPr>
      </w:pPr>
      <w:r w:rsidRPr="002A3F64">
        <w:rPr>
          <w:rFonts w:ascii="Arial" w:hAnsi="Arial"/>
          <w:b/>
          <w:sz w:val="24"/>
          <w:lang w:val="en-CA"/>
          <w:rPrChange w:id="39" w:author="QC" w:date="2026-07-02T05:33:00Z">
            <w:rPr>
              <w:rFonts w:ascii="Arial" w:hAnsi="Arial"/>
              <w:b/>
              <w:sz w:val="24"/>
            </w:rPr>
          </w:rPrChange>
        </w:rPr>
        <w:t>MAY 9, 2024</w:t>
      </w:r>
    </w:p>
    <w:p w14:paraId="2378B7A6" w14:textId="77777777" w:rsidR="00024BB7" w:rsidRPr="002A3F64" w:rsidRDefault="00024BB7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40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692A1898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41" w:author="QC" w:date="2026-07-02T05:33:00Z">
            <w:rPr>
              <w:rFonts w:ascii="Arial" w:hAnsi="Arial"/>
              <w:b/>
              <w:sz w:val="24"/>
            </w:rPr>
          </w:rPrChange>
        </w:rPr>
      </w:pPr>
      <w:r w:rsidRPr="002A3F64">
        <w:rPr>
          <w:rFonts w:ascii="Arial" w:hAnsi="Arial"/>
          <w:b/>
          <w:sz w:val="24"/>
          <w:lang w:val="en-CA"/>
          <w:rPrChange w:id="42" w:author="QC" w:date="2026-07-02T05:33:00Z">
            <w:rPr>
              <w:rFonts w:ascii="Arial" w:hAnsi="Arial"/>
              <w:b/>
              <w:sz w:val="24"/>
            </w:rPr>
          </w:rPrChange>
        </w:rPr>
        <w:t>************************************************************************</w:t>
      </w:r>
    </w:p>
    <w:p w14:paraId="0EFE6F64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3"/>
          <w:lang w:val="en-CA"/>
          <w:rPrChange w:id="43" w:author="QC" w:date="2026-07-02T05:33:00Z">
            <w:rPr>
              <w:rFonts w:ascii="Arial" w:hAnsi="Arial"/>
              <w:b/>
              <w:sz w:val="23"/>
            </w:rPr>
          </w:rPrChange>
        </w:rPr>
      </w:pPr>
    </w:p>
    <w:p w14:paraId="5203FF95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3"/>
          <w:lang w:val="en-CA"/>
          <w:rPrChange w:id="44" w:author="QC" w:date="2026-07-02T05:33:00Z">
            <w:rPr>
              <w:rFonts w:ascii="Arial" w:hAnsi="Arial"/>
              <w:b/>
              <w:sz w:val="23"/>
            </w:rPr>
          </w:rPrChange>
        </w:rPr>
      </w:pPr>
    </w:p>
    <w:p w14:paraId="7E70D011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45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48EB0D51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46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7C6AC10D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47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267D0DC1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48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26856CAC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49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67A6C7DE" w14:textId="77777777" w:rsidR="00BB2C90" w:rsidRPr="002A3F64" w:rsidRDefault="00BB2C90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50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044E7122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51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5056E4E4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52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3097D9DE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53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4C8DE7B9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54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7AFF8862" w14:textId="77777777" w:rsidR="00800743" w:rsidRPr="002A3F64" w:rsidRDefault="00800743" w:rsidP="00A33516">
      <w:pPr>
        <w:widowControl w:val="0"/>
        <w:jc w:val="center"/>
        <w:rPr>
          <w:rFonts w:ascii="Arial" w:hAnsi="Arial"/>
          <w:b/>
          <w:sz w:val="24"/>
          <w:lang w:val="en-CA"/>
          <w:rPrChange w:id="55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3820122F" w14:textId="77777777" w:rsidR="00800743" w:rsidRPr="002A3F64" w:rsidRDefault="00800743" w:rsidP="00A33516">
      <w:pPr>
        <w:widowControl w:val="0"/>
        <w:jc w:val="both"/>
        <w:rPr>
          <w:rFonts w:ascii="Arial" w:hAnsi="Arial"/>
          <w:b/>
          <w:sz w:val="24"/>
          <w:lang w:val="en-CA"/>
          <w:rPrChange w:id="56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41667535" w14:textId="77777777" w:rsidR="00800743" w:rsidRPr="002A3F64" w:rsidRDefault="00800743" w:rsidP="00A33516">
      <w:pPr>
        <w:widowControl w:val="0"/>
        <w:jc w:val="both"/>
        <w:rPr>
          <w:rFonts w:ascii="Arial" w:hAnsi="Arial"/>
          <w:b/>
          <w:sz w:val="24"/>
          <w:lang w:val="en-CA"/>
          <w:rPrChange w:id="57" w:author="QC" w:date="2026-07-02T05:33:00Z">
            <w:rPr>
              <w:rFonts w:ascii="Arial" w:hAnsi="Arial"/>
              <w:b/>
              <w:sz w:val="24"/>
            </w:rPr>
          </w:rPrChange>
        </w:rPr>
      </w:pPr>
    </w:p>
    <w:p w14:paraId="12AB4DD2" w14:textId="77777777" w:rsidR="00800743" w:rsidRPr="002A3F64" w:rsidRDefault="00800743" w:rsidP="00A33516">
      <w:pPr>
        <w:widowControl w:val="0"/>
        <w:jc w:val="both"/>
        <w:rPr>
          <w:rFonts w:ascii="Arial" w:hAnsi="Arial"/>
          <w:b/>
          <w:sz w:val="23"/>
          <w:lang w:val="en-CA"/>
          <w:rPrChange w:id="58" w:author="QC" w:date="2026-07-02T05:33:00Z">
            <w:rPr>
              <w:rFonts w:ascii="Arial" w:hAnsi="Arial"/>
              <w:b/>
              <w:sz w:val="23"/>
            </w:rPr>
          </w:rPrChange>
        </w:rPr>
      </w:pPr>
      <w:r w:rsidRPr="002A3F64">
        <w:rPr>
          <w:rFonts w:ascii="Arial" w:hAnsi="Arial"/>
          <w:b/>
          <w:sz w:val="23"/>
          <w:lang w:val="en-CA"/>
          <w:rPrChange w:id="59" w:author="QC" w:date="2026-07-02T05:33:00Z">
            <w:rPr>
              <w:rFonts w:ascii="Arial" w:hAnsi="Arial"/>
              <w:b/>
              <w:sz w:val="23"/>
            </w:rPr>
          </w:rPrChange>
        </w:rPr>
        <w:tab/>
      </w:r>
      <w:r w:rsidRPr="002A3F64">
        <w:rPr>
          <w:rFonts w:ascii="Arial" w:hAnsi="Arial"/>
          <w:b/>
          <w:sz w:val="23"/>
          <w:lang w:val="en-CA"/>
          <w:rPrChange w:id="60" w:author="QC" w:date="2026-07-02T05:33:00Z">
            <w:rPr>
              <w:rFonts w:ascii="Arial" w:hAnsi="Arial"/>
              <w:b/>
              <w:sz w:val="23"/>
            </w:rPr>
          </w:rPrChange>
        </w:rPr>
        <w:tab/>
      </w:r>
    </w:p>
    <w:p w14:paraId="50D5236A" w14:textId="77777777" w:rsidR="00800743" w:rsidRPr="002A3F64" w:rsidRDefault="00800743" w:rsidP="00A33516">
      <w:pPr>
        <w:widowControl w:val="0"/>
        <w:ind w:left="2520" w:hanging="1800"/>
        <w:jc w:val="both"/>
        <w:rPr>
          <w:rFonts w:ascii="Arial" w:hAnsi="Arial"/>
          <w:b/>
          <w:sz w:val="23"/>
          <w:lang w:val="en-CA"/>
          <w:rPrChange w:id="61" w:author="QC" w:date="2026-07-02T05:33:00Z">
            <w:rPr>
              <w:rFonts w:ascii="Arial" w:hAnsi="Arial"/>
              <w:b/>
              <w:sz w:val="23"/>
            </w:rPr>
          </w:rPrChange>
        </w:rPr>
      </w:pPr>
      <w:r w:rsidRPr="002A3F64">
        <w:rPr>
          <w:rFonts w:ascii="Arial" w:hAnsi="Arial"/>
          <w:b/>
          <w:sz w:val="23"/>
          <w:lang w:val="en-CA"/>
          <w:rPrChange w:id="62" w:author="QC" w:date="2026-07-02T05:33:00Z">
            <w:rPr>
              <w:rFonts w:ascii="Arial" w:hAnsi="Arial"/>
              <w:b/>
              <w:sz w:val="23"/>
            </w:rPr>
          </w:rPrChange>
        </w:rPr>
        <w:lastRenderedPageBreak/>
        <w:t>Accused:</w:t>
      </w:r>
      <w:r w:rsidRPr="002A3F64">
        <w:rPr>
          <w:rFonts w:ascii="Arial" w:hAnsi="Arial"/>
          <w:b/>
          <w:sz w:val="23"/>
          <w:lang w:val="en-CA"/>
          <w:rPrChange w:id="63" w:author="QC" w:date="2026-07-02T05:33:00Z">
            <w:rPr>
              <w:rFonts w:ascii="Arial" w:hAnsi="Arial"/>
              <w:b/>
              <w:sz w:val="23"/>
            </w:rPr>
          </w:rPrChange>
        </w:rPr>
        <w:tab/>
      </w:r>
      <w:r w:rsidR="00750891" w:rsidRPr="002A3F64">
        <w:rPr>
          <w:rFonts w:ascii="Arial" w:hAnsi="Arial"/>
          <w:b/>
          <w:sz w:val="23"/>
          <w:lang w:val="en-CA"/>
          <w:rPrChange w:id="64" w:author="QC" w:date="2026-07-02T05:33:00Z">
            <w:rPr>
              <w:rFonts w:ascii="Arial" w:hAnsi="Arial"/>
              <w:b/>
              <w:sz w:val="23"/>
            </w:rPr>
          </w:rPrChange>
        </w:rPr>
        <w:t>Andrew Mummery</w:t>
      </w:r>
    </w:p>
    <w:p w14:paraId="1BBC8735" w14:textId="77777777" w:rsidR="00800743" w:rsidRPr="002A3F64" w:rsidRDefault="00800743" w:rsidP="00A33516">
      <w:pPr>
        <w:widowControl w:val="0"/>
        <w:ind w:left="2520" w:hanging="1800"/>
        <w:jc w:val="both"/>
        <w:rPr>
          <w:rFonts w:ascii="Arial" w:hAnsi="Arial"/>
          <w:b/>
          <w:sz w:val="23"/>
          <w:lang w:val="en-CA"/>
          <w:rPrChange w:id="65" w:author="QC" w:date="2026-07-02T05:33:00Z">
            <w:rPr>
              <w:rFonts w:ascii="Arial" w:hAnsi="Arial"/>
              <w:b/>
              <w:sz w:val="23"/>
            </w:rPr>
          </w:rPrChange>
        </w:rPr>
      </w:pPr>
      <w:r w:rsidRPr="002A3F64">
        <w:rPr>
          <w:rFonts w:ascii="Arial" w:hAnsi="Arial"/>
          <w:b/>
          <w:sz w:val="23"/>
          <w:lang w:val="en-CA"/>
          <w:rPrChange w:id="66" w:author="QC" w:date="2026-07-02T05:33:00Z">
            <w:rPr>
              <w:rFonts w:ascii="Arial" w:hAnsi="Arial"/>
              <w:b/>
              <w:sz w:val="23"/>
            </w:rPr>
          </w:rPrChange>
        </w:rPr>
        <w:t>Occurrence:</w:t>
      </w:r>
      <w:r w:rsidRPr="002A3F64">
        <w:rPr>
          <w:rFonts w:ascii="Arial" w:hAnsi="Arial"/>
          <w:b/>
          <w:sz w:val="23"/>
          <w:lang w:val="en-CA"/>
          <w:rPrChange w:id="67" w:author="QC" w:date="2026-07-02T05:33:00Z">
            <w:rPr>
              <w:rFonts w:ascii="Arial" w:hAnsi="Arial"/>
              <w:b/>
              <w:sz w:val="23"/>
            </w:rPr>
          </w:rPrChange>
        </w:rPr>
        <w:tab/>
      </w:r>
      <w:r w:rsidR="00750891" w:rsidRPr="002A3F64">
        <w:rPr>
          <w:rFonts w:ascii="Arial" w:hAnsi="Arial"/>
          <w:b/>
          <w:sz w:val="23"/>
          <w:lang w:val="en-CA"/>
          <w:rPrChange w:id="68" w:author="QC" w:date="2026-07-02T05:33:00Z">
            <w:rPr>
              <w:rFonts w:ascii="Arial" w:hAnsi="Arial"/>
              <w:b/>
              <w:sz w:val="23"/>
            </w:rPr>
          </w:rPrChange>
        </w:rPr>
        <w:t>24-44578</w:t>
      </w:r>
    </w:p>
    <w:p w14:paraId="2A9BACBC" w14:textId="77777777" w:rsidR="00800743" w:rsidRPr="002A3F64" w:rsidRDefault="00281631" w:rsidP="00A33516">
      <w:pPr>
        <w:widowControl w:val="0"/>
        <w:ind w:left="2520" w:hanging="1800"/>
        <w:jc w:val="both"/>
        <w:rPr>
          <w:rFonts w:ascii="Arial" w:hAnsi="Arial"/>
          <w:b/>
          <w:sz w:val="23"/>
          <w:lang w:val="en-CA"/>
          <w:rPrChange w:id="69" w:author="QC" w:date="2026-07-02T05:33:00Z">
            <w:rPr>
              <w:rFonts w:ascii="Arial" w:hAnsi="Arial"/>
              <w:b/>
              <w:sz w:val="23"/>
            </w:rPr>
          </w:rPrChange>
        </w:rPr>
      </w:pPr>
      <w:r w:rsidRPr="002A3F64">
        <w:rPr>
          <w:rFonts w:ascii="Arial" w:hAnsi="Arial"/>
          <w:b/>
          <w:sz w:val="23"/>
          <w:lang w:val="en-CA"/>
          <w:rPrChange w:id="70" w:author="QC" w:date="2026-07-02T05:33:00Z">
            <w:rPr>
              <w:rFonts w:ascii="Arial" w:hAnsi="Arial"/>
              <w:b/>
              <w:sz w:val="23"/>
            </w:rPr>
          </w:rPrChange>
        </w:rPr>
        <w:t>Complainant</w:t>
      </w:r>
      <w:r w:rsidR="00750891" w:rsidRPr="002A3F64">
        <w:rPr>
          <w:rFonts w:ascii="Arial" w:hAnsi="Arial"/>
          <w:b/>
          <w:sz w:val="23"/>
          <w:lang w:val="en-CA"/>
          <w:rPrChange w:id="71" w:author="QC" w:date="2026-07-02T05:33:00Z">
            <w:rPr>
              <w:rFonts w:ascii="Arial" w:hAnsi="Arial"/>
              <w:b/>
              <w:sz w:val="23"/>
            </w:rPr>
          </w:rPrChange>
        </w:rPr>
        <w:t>:</w:t>
      </w:r>
      <w:r w:rsidR="00750891" w:rsidRPr="002A3F64">
        <w:rPr>
          <w:rFonts w:ascii="Arial" w:hAnsi="Arial"/>
          <w:b/>
          <w:sz w:val="23"/>
          <w:lang w:val="en-CA"/>
          <w:rPrChange w:id="72" w:author="QC" w:date="2026-07-02T05:33:00Z">
            <w:rPr>
              <w:rFonts w:ascii="Arial" w:hAnsi="Arial"/>
              <w:b/>
              <w:sz w:val="23"/>
            </w:rPr>
          </w:rPrChange>
        </w:rPr>
        <w:tab/>
        <w:t>Karen Wright</w:t>
      </w:r>
    </w:p>
    <w:p w14:paraId="313E6FC8" w14:textId="77777777" w:rsidR="00800743" w:rsidRPr="002A3F64" w:rsidRDefault="00800743" w:rsidP="00A33516">
      <w:pPr>
        <w:pStyle w:val="Heading3"/>
        <w:widowControl w:val="0"/>
        <w:rPr>
          <w:lang w:val="en-CA"/>
          <w:rPrChange w:id="73" w:author="QC" w:date="2026-07-02T05:33:00Z">
            <w:rPr/>
          </w:rPrChange>
        </w:rPr>
      </w:pPr>
      <w:r w:rsidRPr="002A3F64">
        <w:rPr>
          <w:lang w:val="en-CA"/>
          <w:rPrChange w:id="74" w:author="QC" w:date="2026-07-02T05:33:00Z">
            <w:rPr/>
          </w:rPrChange>
        </w:rPr>
        <w:t xml:space="preserve">Date:  </w:t>
      </w:r>
      <w:r w:rsidRPr="002A3F64">
        <w:rPr>
          <w:lang w:val="en-CA"/>
          <w:rPrChange w:id="75" w:author="QC" w:date="2026-07-02T05:33:00Z">
            <w:rPr/>
          </w:rPrChange>
        </w:rPr>
        <w:tab/>
      </w:r>
      <w:r w:rsidR="00750891" w:rsidRPr="002A3F64">
        <w:rPr>
          <w:lang w:val="en-CA"/>
          <w:rPrChange w:id="76" w:author="QC" w:date="2026-07-02T05:33:00Z">
            <w:rPr/>
          </w:rPrChange>
        </w:rPr>
        <w:t>May 9, 2024</w:t>
      </w:r>
    </w:p>
    <w:p w14:paraId="43530A12" w14:textId="76301ADE" w:rsidR="00800743" w:rsidRPr="002A3F64" w:rsidRDefault="00800743" w:rsidP="00A33516">
      <w:pPr>
        <w:widowControl w:val="0"/>
        <w:ind w:left="2520" w:hanging="1800"/>
        <w:jc w:val="both"/>
        <w:rPr>
          <w:rFonts w:ascii="Arial" w:hAnsi="Arial"/>
          <w:sz w:val="23"/>
          <w:lang w:val="en-CA"/>
          <w:rPrChange w:id="7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b/>
          <w:sz w:val="23"/>
          <w:lang w:val="en-CA"/>
          <w:rPrChange w:id="78" w:author="QC" w:date="2026-07-02T05:33:00Z">
            <w:rPr>
              <w:rFonts w:ascii="Arial" w:hAnsi="Arial"/>
              <w:b/>
              <w:sz w:val="23"/>
            </w:rPr>
          </w:rPrChange>
        </w:rPr>
        <w:t>Location:</w:t>
      </w:r>
      <w:r w:rsidRPr="002A3F64">
        <w:rPr>
          <w:rFonts w:ascii="Arial" w:hAnsi="Arial"/>
          <w:b/>
          <w:sz w:val="23"/>
          <w:lang w:val="en-CA"/>
          <w:rPrChange w:id="79" w:author="QC" w:date="2026-07-02T05:33:00Z">
            <w:rPr>
              <w:rFonts w:ascii="Arial" w:hAnsi="Arial"/>
              <w:b/>
              <w:sz w:val="23"/>
            </w:rPr>
          </w:rPrChange>
        </w:rPr>
        <w:tab/>
      </w:r>
      <w:del w:id="80" w:author="QC" w:date="2026-07-02T05:33:00Z">
        <w:r w:rsidR="00750891">
          <w:rPr>
            <w:rFonts w:ascii="Arial" w:hAnsi="Arial" w:cs="Arial"/>
            <w:b/>
            <w:sz w:val="23"/>
          </w:rPr>
          <w:delText>Unknown</w:delText>
        </w:r>
      </w:del>
      <w:ins w:id="81" w:author="QC" w:date="2026-07-02T05:33:00Z">
        <w:r w:rsidR="009E6A8B" w:rsidRPr="002A3F64">
          <w:rPr>
            <w:rFonts w:ascii="Arial" w:hAnsi="Arial" w:cs="Arial"/>
            <w:b/>
            <w:sz w:val="23"/>
            <w:lang w:val="en-CA"/>
          </w:rPr>
          <w:t>5700 Valley Way, Niagara Falls</w:t>
        </w:r>
      </w:ins>
    </w:p>
    <w:p w14:paraId="63B63A24" w14:textId="77777777" w:rsidR="00CC71FB" w:rsidRPr="002A3F64" w:rsidRDefault="00800743" w:rsidP="00CC71FB">
      <w:pPr>
        <w:ind w:left="2517" w:hanging="1797"/>
        <w:jc w:val="both"/>
        <w:rPr>
          <w:rFonts w:ascii="Arial" w:hAnsi="Arial"/>
          <w:b/>
          <w:sz w:val="23"/>
          <w:lang w:val="en-CA"/>
          <w:rPrChange w:id="82" w:author="QC" w:date="2026-07-02T05:33:00Z">
            <w:rPr>
              <w:rFonts w:ascii="Arial" w:hAnsi="Arial"/>
              <w:b/>
              <w:sz w:val="23"/>
            </w:rPr>
          </w:rPrChange>
        </w:rPr>
      </w:pPr>
      <w:r w:rsidRPr="002A3F64">
        <w:rPr>
          <w:rFonts w:ascii="Arial" w:hAnsi="Arial"/>
          <w:b/>
          <w:sz w:val="23"/>
          <w:lang w:val="en-CA"/>
          <w:rPrChange w:id="83" w:author="QC" w:date="2026-07-02T05:33:00Z">
            <w:rPr>
              <w:rFonts w:ascii="Arial" w:hAnsi="Arial"/>
              <w:b/>
              <w:sz w:val="23"/>
            </w:rPr>
          </w:rPrChange>
        </w:rPr>
        <w:t>Interviewer:</w:t>
      </w:r>
      <w:r w:rsidRPr="002A3F64">
        <w:rPr>
          <w:rFonts w:ascii="Arial" w:hAnsi="Arial"/>
          <w:b/>
          <w:sz w:val="23"/>
          <w:lang w:val="en-CA"/>
          <w:rPrChange w:id="84" w:author="QC" w:date="2026-07-02T05:33:00Z">
            <w:rPr>
              <w:rFonts w:ascii="Arial" w:hAnsi="Arial"/>
              <w:b/>
              <w:sz w:val="23"/>
            </w:rPr>
          </w:rPrChange>
        </w:rPr>
        <w:tab/>
      </w:r>
      <w:r w:rsidR="004A1AFD" w:rsidRPr="002A3F64">
        <w:rPr>
          <w:rFonts w:ascii="Arial" w:hAnsi="Arial"/>
          <w:b/>
          <w:sz w:val="23"/>
          <w:lang w:val="en-CA"/>
          <w:rPrChange w:id="85" w:author="QC" w:date="2026-07-02T05:33:00Z">
            <w:rPr>
              <w:rFonts w:ascii="Arial" w:hAnsi="Arial"/>
              <w:b/>
              <w:sz w:val="23"/>
            </w:rPr>
          </w:rPrChange>
        </w:rPr>
        <w:t>Detective Sergeant Shawn Briggs, Badge #</w:t>
      </w:r>
      <w:r w:rsidR="002E2ACF" w:rsidRPr="002A3F64">
        <w:rPr>
          <w:rFonts w:ascii="Arial" w:hAnsi="Arial"/>
          <w:b/>
          <w:sz w:val="23"/>
          <w:lang w:val="en-CA"/>
          <w:rPrChange w:id="86" w:author="QC" w:date="2026-07-02T05:33:00Z">
            <w:rPr>
              <w:rFonts w:ascii="Arial" w:hAnsi="Arial"/>
              <w:b/>
              <w:sz w:val="23"/>
            </w:rPr>
          </w:rPrChange>
        </w:rPr>
        <w:t>9103</w:t>
      </w:r>
    </w:p>
    <w:p w14:paraId="60E15C9B" w14:textId="77777777" w:rsidR="00CC71FB" w:rsidRPr="002A3F64" w:rsidRDefault="00CC71FB" w:rsidP="00CC71FB">
      <w:pPr>
        <w:ind w:left="2517" w:hanging="1797"/>
        <w:jc w:val="both"/>
        <w:rPr>
          <w:rFonts w:ascii="Arial" w:hAnsi="Arial"/>
          <w:b/>
          <w:sz w:val="23"/>
          <w:lang w:val="en-CA"/>
          <w:rPrChange w:id="87" w:author="QC" w:date="2026-07-02T05:33:00Z">
            <w:rPr>
              <w:rFonts w:ascii="Arial" w:hAnsi="Arial"/>
              <w:b/>
              <w:sz w:val="23"/>
            </w:rPr>
          </w:rPrChange>
        </w:rPr>
      </w:pPr>
    </w:p>
    <w:p w14:paraId="40AA84DE" w14:textId="77777777" w:rsidR="00CC71FB" w:rsidRPr="002A3F64" w:rsidRDefault="00CC71FB" w:rsidP="00CC71FB">
      <w:pPr>
        <w:pStyle w:val="Heading3"/>
        <w:rPr>
          <w:lang w:val="en-CA"/>
          <w:rPrChange w:id="88" w:author="QC" w:date="2026-07-02T05:33:00Z">
            <w:rPr/>
          </w:rPrChange>
        </w:rPr>
      </w:pPr>
      <w:r w:rsidRPr="002A3F64">
        <w:rPr>
          <w:b w:val="0"/>
          <w:i/>
          <w:lang w:val="en-CA"/>
          <w:rPrChange w:id="89" w:author="QC" w:date="2026-07-02T05:33:00Z">
            <w:rPr>
              <w:b w:val="0"/>
              <w:i/>
            </w:rPr>
          </w:rPrChange>
        </w:rPr>
        <w:t>Note:</w:t>
      </w:r>
      <w:r w:rsidRPr="002A3F64">
        <w:rPr>
          <w:b w:val="0"/>
          <w:i/>
          <w:lang w:val="en-CA"/>
          <w:rPrChange w:id="90" w:author="QC" w:date="2026-07-02T05:33:00Z">
            <w:rPr>
              <w:b w:val="0"/>
              <w:i/>
            </w:rPr>
          </w:rPrChange>
        </w:rPr>
        <w:tab/>
        <w:t xml:space="preserve">Times located in the left margin reflect the number of minutes on the player and </w:t>
      </w:r>
      <w:r w:rsidRPr="002A3F64">
        <w:rPr>
          <w:b w:val="0"/>
          <w:i/>
          <w:u w:val="single"/>
          <w:lang w:val="en-CA"/>
          <w:rPrChange w:id="91" w:author="QC" w:date="2026-07-02T05:33:00Z">
            <w:rPr>
              <w:b w:val="0"/>
              <w:i/>
              <w:u w:val="single"/>
            </w:rPr>
          </w:rPrChange>
        </w:rPr>
        <w:t>do not</w:t>
      </w:r>
      <w:r w:rsidRPr="002A3F64">
        <w:rPr>
          <w:b w:val="0"/>
          <w:i/>
          <w:lang w:val="en-CA"/>
          <w:rPrChange w:id="92" w:author="QC" w:date="2026-07-02T05:33:00Z">
            <w:rPr>
              <w:b w:val="0"/>
              <w:i/>
            </w:rPr>
          </w:rPrChange>
        </w:rPr>
        <w:t xml:space="preserve"> indicate the actual time of the interview.</w:t>
      </w:r>
      <w:r w:rsidRPr="002A3F64">
        <w:rPr>
          <w:lang w:val="en-CA"/>
          <w:rPrChange w:id="93" w:author="QC" w:date="2026-07-02T05:33:00Z">
            <w:rPr/>
          </w:rPrChange>
        </w:rPr>
        <w:tab/>
      </w:r>
    </w:p>
    <w:p w14:paraId="68B81B54" w14:textId="77777777" w:rsidR="00067A73" w:rsidRPr="002A3F64" w:rsidRDefault="00067A73" w:rsidP="00A33516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b/>
          <w:sz w:val="23"/>
          <w:lang w:val="en-CA"/>
          <w:rPrChange w:id="94" w:author="QC" w:date="2026-07-02T05:33:00Z">
            <w:rPr>
              <w:rFonts w:ascii="Arial" w:hAnsi="Arial"/>
              <w:b/>
              <w:sz w:val="23"/>
            </w:rPr>
          </w:rPrChange>
        </w:rPr>
      </w:pPr>
    </w:p>
    <w:p w14:paraId="79FD47D1" w14:textId="77777777" w:rsidR="00067A73" w:rsidRPr="002A3F64" w:rsidRDefault="00750891" w:rsidP="00A33516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b/>
          <w:sz w:val="23"/>
          <w:lang w:val="en-CA"/>
          <w:rPrChange w:id="95" w:author="QC" w:date="2026-07-02T05:33:00Z">
            <w:rPr>
              <w:rFonts w:ascii="Arial" w:hAnsi="Arial"/>
              <w:b/>
              <w:sz w:val="23"/>
            </w:rPr>
          </w:rPrChange>
        </w:rPr>
      </w:pPr>
      <w:r w:rsidRPr="002A3F64">
        <w:rPr>
          <w:rFonts w:ascii="Arial" w:hAnsi="Arial"/>
          <w:b/>
          <w:sz w:val="23"/>
          <w:lang w:val="en-CA"/>
          <w:rPrChange w:id="96" w:author="QC" w:date="2026-07-02T05:33:00Z">
            <w:rPr>
              <w:rFonts w:ascii="Arial" w:hAnsi="Arial"/>
              <w:b/>
              <w:sz w:val="23"/>
            </w:rPr>
          </w:rPrChange>
        </w:rPr>
        <w:t>00</w:t>
      </w:r>
      <w:r w:rsidR="00060794" w:rsidRPr="002A3F64">
        <w:rPr>
          <w:rFonts w:ascii="Arial" w:hAnsi="Arial"/>
          <w:b/>
          <w:sz w:val="23"/>
          <w:lang w:val="en-CA"/>
          <w:rPrChange w:id="97" w:author="QC" w:date="2026-07-02T05:33:00Z">
            <w:rPr>
              <w:rFonts w:ascii="Arial" w:hAnsi="Arial"/>
              <w:b/>
              <w:sz w:val="23"/>
            </w:rPr>
          </w:rPrChange>
        </w:rPr>
        <w:t>:</w:t>
      </w:r>
      <w:r w:rsidRPr="002A3F64">
        <w:rPr>
          <w:rFonts w:ascii="Arial" w:hAnsi="Arial"/>
          <w:b/>
          <w:sz w:val="23"/>
          <w:lang w:val="en-CA"/>
          <w:rPrChange w:id="98" w:author="QC" w:date="2026-07-02T05:33:00Z">
            <w:rPr>
              <w:rFonts w:ascii="Arial" w:hAnsi="Arial"/>
              <w:b/>
              <w:sz w:val="23"/>
            </w:rPr>
          </w:rPrChange>
        </w:rPr>
        <w:t>00</w:t>
      </w:r>
      <w:r w:rsidR="00067A73" w:rsidRPr="002A3F64">
        <w:rPr>
          <w:rFonts w:ascii="Arial" w:hAnsi="Arial"/>
          <w:b/>
          <w:sz w:val="23"/>
          <w:lang w:val="en-CA"/>
          <w:rPrChange w:id="99" w:author="QC" w:date="2026-07-02T05:33:00Z">
            <w:rPr>
              <w:rFonts w:ascii="Arial" w:hAnsi="Arial"/>
              <w:b/>
              <w:sz w:val="23"/>
            </w:rPr>
          </w:rPrChange>
        </w:rPr>
        <w:tab/>
      </w:r>
      <w:r w:rsidR="004D25BD" w:rsidRPr="002A3F64">
        <w:rPr>
          <w:rFonts w:ascii="Arial" w:hAnsi="Arial"/>
          <w:b/>
          <w:sz w:val="23"/>
          <w:lang w:val="en-CA"/>
          <w:rPrChange w:id="100" w:author="QC" w:date="2026-07-02T05:33:00Z">
            <w:rPr>
              <w:rFonts w:ascii="Arial" w:hAnsi="Arial"/>
              <w:b/>
              <w:sz w:val="23"/>
            </w:rPr>
          </w:rPrChange>
        </w:rPr>
        <w:t>Recording</w:t>
      </w:r>
      <w:r w:rsidR="00067A73" w:rsidRPr="002A3F64">
        <w:rPr>
          <w:rFonts w:ascii="Arial" w:hAnsi="Arial"/>
          <w:b/>
          <w:sz w:val="23"/>
          <w:lang w:val="en-CA"/>
          <w:rPrChange w:id="101" w:author="QC" w:date="2026-07-02T05:33:00Z">
            <w:rPr>
              <w:rFonts w:ascii="Arial" w:hAnsi="Arial"/>
              <w:b/>
              <w:sz w:val="23"/>
            </w:rPr>
          </w:rPrChange>
        </w:rPr>
        <w:t xml:space="preserve"> starts.</w:t>
      </w:r>
    </w:p>
    <w:p w14:paraId="66F15B8A" w14:textId="41FA7129" w:rsidR="009E6A8B" w:rsidRPr="002A3F64" w:rsidRDefault="009E6A8B" w:rsidP="00955D02">
      <w:pPr>
        <w:widowControl w:val="0"/>
        <w:spacing w:after="100" w:afterAutospacing="1" w:line="360" w:lineRule="auto"/>
        <w:ind w:left="2520" w:hanging="1800"/>
        <w:jc w:val="both"/>
        <w:rPr>
          <w:ins w:id="102" w:author="QC" w:date="2026-07-02T05:33:00Z"/>
          <w:rFonts w:ascii="Arial" w:hAnsi="Arial" w:cs="Arial"/>
          <w:sz w:val="23"/>
          <w:lang w:val="en-CA"/>
        </w:rPr>
      </w:pPr>
      <w:ins w:id="103" w:author="QC" w:date="2026-07-02T05:33:00Z">
        <w:r w:rsidRPr="002A3F64">
          <w:rPr>
            <w:rFonts w:ascii="Arial" w:hAnsi="Arial" w:cs="Arial"/>
            <w:sz w:val="23"/>
            <w:lang w:val="en-CA"/>
          </w:rPr>
          <w:t>00:03</w:t>
        </w:r>
        <w:r w:rsidRPr="002A3F64">
          <w:rPr>
            <w:rFonts w:ascii="Arial" w:hAnsi="Arial" w:cs="Arial"/>
            <w:sz w:val="23"/>
            <w:lang w:val="en-CA"/>
          </w:rPr>
          <w:tab/>
        </w:r>
      </w:ins>
    </w:p>
    <w:p w14:paraId="04B9291F" w14:textId="2E83AAB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06" w:author="QC" w:date="2026-07-02T05:33:00Z">
            <w:rPr>
              <w:rFonts w:ascii="Arial" w:hAnsi="Arial"/>
              <w:sz w:val="23"/>
            </w:rPr>
          </w:rPrChange>
        </w:rPr>
        <w:tab/>
      </w:r>
      <w:r w:rsidR="005E5AEC" w:rsidRPr="002A3F64">
        <w:rPr>
          <w:rFonts w:ascii="Arial" w:hAnsi="Arial"/>
          <w:i/>
          <w:sz w:val="23"/>
          <w:lang w:val="en-CA"/>
          <w:rPrChange w:id="107" w:author="QC" w:date="2026-07-02T05:33:00Z">
            <w:rPr>
              <w:rFonts w:ascii="Arial" w:hAnsi="Arial"/>
              <w:i/>
              <w:sz w:val="23"/>
            </w:rPr>
          </w:rPrChange>
        </w:rPr>
        <w:t>(Speaking from outside of the room).</w:t>
      </w:r>
      <w:r w:rsidR="005E5AEC" w:rsidRPr="002A3F64">
        <w:rPr>
          <w:rFonts w:ascii="Arial" w:hAnsi="Arial"/>
          <w:sz w:val="23"/>
          <w:lang w:val="en-CA"/>
          <w:rPrChange w:id="108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109" w:author="QC" w:date="2026-07-02T05:33:00Z">
            <w:rPr>
              <w:rFonts w:ascii="Arial" w:hAnsi="Arial"/>
              <w:sz w:val="23"/>
            </w:rPr>
          </w:rPrChange>
        </w:rPr>
        <w:t>I never turn my phone off ever</w:t>
      </w:r>
      <w:del w:id="11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in </w:delText>
        </w:r>
        <w:r w:rsidR="005E5AEC">
          <w:rPr>
            <w:rFonts w:ascii="Arial" w:hAnsi="Arial" w:cs="Arial"/>
            <w:bCs/>
            <w:sz w:val="23"/>
          </w:rPr>
          <w:delText>(inaudible)</w:delText>
        </w:r>
        <w:r w:rsidR="00955D02" w:rsidRPr="00955D02">
          <w:rPr>
            <w:rFonts w:ascii="Arial" w:hAnsi="Arial" w:cs="Arial"/>
            <w:bCs/>
            <w:sz w:val="23"/>
          </w:rPr>
          <w:delText>.  Okay</w:delText>
        </w:r>
      </w:del>
      <w:ins w:id="111" w:author="QC" w:date="2026-07-02T05:33:00Z">
        <w:r w:rsidR="009E6A8B" w:rsidRPr="002A3F64">
          <w:rPr>
            <w:rFonts w:ascii="Arial" w:hAnsi="Arial" w:cs="Arial"/>
            <w:bCs/>
            <w:sz w:val="23"/>
            <w:lang w:val="en-CA"/>
          </w:rPr>
          <w:t>.  I maybe-, o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kay</w:t>
        </w:r>
      </w:ins>
      <w:r w:rsidR="00955D02" w:rsidRPr="002A3F64">
        <w:rPr>
          <w:rFonts w:ascii="Arial" w:hAnsi="Arial"/>
          <w:sz w:val="23"/>
          <w:lang w:val="en-CA"/>
          <w:rPrChange w:id="112" w:author="QC" w:date="2026-07-02T05:33:00Z">
            <w:rPr>
              <w:rFonts w:ascii="Arial" w:hAnsi="Arial"/>
              <w:sz w:val="23"/>
            </w:rPr>
          </w:rPrChange>
        </w:rPr>
        <w:t xml:space="preserve">, I am </w:t>
      </w:r>
      <w:r w:rsidR="005F2B68" w:rsidRPr="002A3F64">
        <w:rPr>
          <w:rFonts w:ascii="Arial" w:hAnsi="Arial"/>
          <w:sz w:val="23"/>
          <w:lang w:val="en-CA"/>
          <w:rPrChange w:id="113" w:author="QC" w:date="2026-07-02T05:33:00Z">
            <w:rPr>
              <w:rFonts w:ascii="Arial" w:hAnsi="Arial"/>
              <w:sz w:val="23"/>
            </w:rPr>
          </w:rPrChange>
        </w:rPr>
        <w:t>64</w:t>
      </w:r>
      <w:r w:rsidR="00955D02" w:rsidRPr="002A3F64">
        <w:rPr>
          <w:rFonts w:ascii="Arial" w:hAnsi="Arial"/>
          <w:sz w:val="23"/>
          <w:lang w:val="en-CA"/>
          <w:rPrChange w:id="114" w:author="QC" w:date="2026-07-02T05:33:00Z">
            <w:rPr>
              <w:rFonts w:ascii="Arial" w:hAnsi="Arial"/>
              <w:sz w:val="23"/>
            </w:rPr>
          </w:rPrChange>
        </w:rPr>
        <w:t xml:space="preserve"> years old.</w:t>
      </w:r>
    </w:p>
    <w:p w14:paraId="4E6B380B" w14:textId="77777777" w:rsidR="005E5AEC" w:rsidRPr="002A3F64" w:rsidRDefault="005E5AEC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b/>
          <w:sz w:val="23"/>
          <w:lang w:val="en-CA"/>
          <w:rPrChange w:id="115" w:author="QC" w:date="2026-07-02T05:33:00Z">
            <w:rPr>
              <w:rFonts w:ascii="Arial" w:hAnsi="Arial"/>
              <w:b/>
              <w:sz w:val="23"/>
            </w:rPr>
          </w:rPrChange>
        </w:rPr>
      </w:pPr>
      <w:r w:rsidRPr="002A3F64">
        <w:rPr>
          <w:rFonts w:ascii="Arial" w:hAnsi="Arial"/>
          <w:b/>
          <w:sz w:val="23"/>
          <w:lang w:val="en-CA"/>
          <w:rPrChange w:id="116" w:author="QC" w:date="2026-07-02T05:33:00Z">
            <w:rPr>
              <w:rFonts w:ascii="Arial" w:hAnsi="Arial"/>
              <w:b/>
              <w:sz w:val="23"/>
            </w:rPr>
          </w:rPrChange>
        </w:rPr>
        <w:t>00:03</w:t>
      </w:r>
      <w:r w:rsidRPr="002A3F64">
        <w:rPr>
          <w:rFonts w:ascii="Arial" w:hAnsi="Arial"/>
          <w:b/>
          <w:sz w:val="23"/>
          <w:lang w:val="en-CA"/>
          <w:rPrChange w:id="117" w:author="QC" w:date="2026-07-02T05:33:00Z">
            <w:rPr>
              <w:rFonts w:ascii="Arial" w:hAnsi="Arial"/>
              <w:b/>
              <w:sz w:val="23"/>
            </w:rPr>
          </w:rPrChange>
        </w:rPr>
        <w:tab/>
        <w:t>Karen Wright enter</w:t>
      </w:r>
      <w:r w:rsidR="008068E1" w:rsidRPr="002A3F64">
        <w:rPr>
          <w:rFonts w:ascii="Arial" w:hAnsi="Arial"/>
          <w:b/>
          <w:sz w:val="23"/>
          <w:lang w:val="en-CA"/>
          <w:rPrChange w:id="118" w:author="QC" w:date="2026-07-02T05:33:00Z">
            <w:rPr>
              <w:rFonts w:ascii="Arial" w:hAnsi="Arial"/>
              <w:b/>
              <w:sz w:val="23"/>
            </w:rPr>
          </w:rPrChange>
        </w:rPr>
        <w:t>s</w:t>
      </w:r>
      <w:r w:rsidRPr="002A3F64">
        <w:rPr>
          <w:rFonts w:ascii="Arial" w:hAnsi="Arial"/>
          <w:b/>
          <w:sz w:val="23"/>
          <w:lang w:val="en-CA"/>
          <w:rPrChange w:id="119" w:author="QC" w:date="2026-07-02T05:33:00Z">
            <w:rPr>
              <w:rFonts w:ascii="Arial" w:hAnsi="Arial"/>
              <w:b/>
              <w:sz w:val="23"/>
            </w:rPr>
          </w:rPrChange>
        </w:rPr>
        <w:t xml:space="preserve"> the room.</w:t>
      </w:r>
    </w:p>
    <w:p w14:paraId="0251D72A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2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22" w:author="QC" w:date="2026-07-02T05:33:00Z">
            <w:rPr>
              <w:rFonts w:ascii="Arial" w:hAnsi="Arial"/>
              <w:sz w:val="23"/>
            </w:rPr>
          </w:rPrChange>
        </w:rPr>
        <w:tab/>
      </w:r>
      <w:r w:rsidR="008068E1" w:rsidRPr="002A3F64">
        <w:rPr>
          <w:rFonts w:ascii="Arial" w:hAnsi="Arial"/>
          <w:i/>
          <w:sz w:val="23"/>
          <w:lang w:val="en-CA"/>
          <w:rPrChange w:id="123" w:author="QC" w:date="2026-07-02T05:33:00Z">
            <w:rPr>
              <w:rFonts w:ascii="Arial" w:hAnsi="Arial"/>
              <w:i/>
              <w:sz w:val="23"/>
            </w:rPr>
          </w:rPrChange>
        </w:rPr>
        <w:t>(Speaking from outside of the room).</w:t>
      </w:r>
      <w:r w:rsidR="008068E1" w:rsidRPr="002A3F64">
        <w:rPr>
          <w:rFonts w:ascii="Arial" w:hAnsi="Arial"/>
          <w:sz w:val="23"/>
          <w:lang w:val="en-CA"/>
          <w:rPrChange w:id="124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5E5AEC" w:rsidRPr="002A3F64">
        <w:rPr>
          <w:rFonts w:ascii="Arial" w:hAnsi="Arial"/>
          <w:sz w:val="23"/>
          <w:lang w:val="en-CA"/>
          <w:rPrChange w:id="125" w:author="QC" w:date="2026-07-02T05:33:00Z">
            <w:rPr>
              <w:rFonts w:ascii="Arial" w:hAnsi="Arial"/>
              <w:sz w:val="23"/>
            </w:rPr>
          </w:rPrChange>
        </w:rPr>
        <w:t>Just h</w:t>
      </w:r>
      <w:r w:rsidR="00955D02" w:rsidRPr="002A3F64">
        <w:rPr>
          <w:rFonts w:ascii="Arial" w:hAnsi="Arial"/>
          <w:sz w:val="23"/>
          <w:lang w:val="en-CA"/>
          <w:rPrChange w:id="126" w:author="QC" w:date="2026-07-02T05:33:00Z">
            <w:rPr>
              <w:rFonts w:ascii="Arial" w:hAnsi="Arial"/>
              <w:sz w:val="23"/>
            </w:rPr>
          </w:rPrChange>
        </w:rPr>
        <w:t>ave a seat on the right there, if you don't mind, okay?</w:t>
      </w:r>
    </w:p>
    <w:p w14:paraId="18B81F9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2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29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6AA048E2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32" w:author="QC" w:date="2026-07-02T05:33:00Z">
            <w:rPr>
              <w:rFonts w:ascii="Arial" w:hAnsi="Arial"/>
              <w:sz w:val="23"/>
            </w:rPr>
          </w:rPrChange>
        </w:rPr>
        <w:tab/>
      </w:r>
      <w:r w:rsidR="008068E1" w:rsidRPr="002A3F64">
        <w:rPr>
          <w:rFonts w:ascii="Arial" w:hAnsi="Arial"/>
          <w:i/>
          <w:sz w:val="23"/>
          <w:lang w:val="en-CA"/>
          <w:rPrChange w:id="133" w:author="QC" w:date="2026-07-02T05:33:00Z">
            <w:rPr>
              <w:rFonts w:ascii="Arial" w:hAnsi="Arial"/>
              <w:i/>
              <w:sz w:val="23"/>
            </w:rPr>
          </w:rPrChange>
        </w:rPr>
        <w:t>(Speaking from outside of the room).</w:t>
      </w:r>
      <w:r w:rsidR="008068E1" w:rsidRPr="002A3F64">
        <w:rPr>
          <w:rFonts w:ascii="Arial" w:hAnsi="Arial"/>
          <w:sz w:val="23"/>
          <w:lang w:val="en-CA"/>
          <w:rPrChange w:id="134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5E5AEC" w:rsidRPr="002A3F64">
        <w:rPr>
          <w:rFonts w:ascii="Arial" w:hAnsi="Arial"/>
          <w:sz w:val="23"/>
          <w:lang w:val="en-CA"/>
          <w:rPrChange w:id="135" w:author="QC" w:date="2026-07-02T05:33:00Z">
            <w:rPr>
              <w:rFonts w:ascii="Arial" w:hAnsi="Arial"/>
              <w:sz w:val="23"/>
            </w:rPr>
          </w:rPrChange>
        </w:rPr>
        <w:t>And I'll be right with you.</w:t>
      </w:r>
    </w:p>
    <w:p w14:paraId="2218E7F6" w14:textId="77777777" w:rsidR="008068E1" w:rsidRPr="002A3F64" w:rsidRDefault="008068E1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b/>
          <w:sz w:val="23"/>
          <w:lang w:val="en-CA"/>
          <w:rPrChange w:id="136" w:author="QC" w:date="2026-07-02T05:33:00Z">
            <w:rPr>
              <w:rFonts w:ascii="Arial" w:hAnsi="Arial"/>
              <w:b/>
              <w:sz w:val="23"/>
            </w:rPr>
          </w:rPrChange>
        </w:rPr>
      </w:pPr>
      <w:r w:rsidRPr="002A3F64">
        <w:rPr>
          <w:rFonts w:ascii="Arial" w:hAnsi="Arial"/>
          <w:b/>
          <w:sz w:val="23"/>
          <w:lang w:val="en-CA"/>
          <w:rPrChange w:id="137" w:author="QC" w:date="2026-07-02T05:33:00Z">
            <w:rPr>
              <w:rFonts w:ascii="Arial" w:hAnsi="Arial"/>
              <w:b/>
              <w:sz w:val="23"/>
            </w:rPr>
          </w:rPrChange>
        </w:rPr>
        <w:t>00:03</w:t>
      </w:r>
      <w:r w:rsidRPr="002A3F64">
        <w:rPr>
          <w:rFonts w:ascii="Arial" w:hAnsi="Arial"/>
          <w:b/>
          <w:sz w:val="23"/>
          <w:lang w:val="en-CA"/>
          <w:rPrChange w:id="138" w:author="QC" w:date="2026-07-02T05:33:00Z">
            <w:rPr>
              <w:rFonts w:ascii="Arial" w:hAnsi="Arial"/>
              <w:b/>
              <w:sz w:val="23"/>
            </w:rPr>
          </w:rPrChange>
        </w:rPr>
        <w:tab/>
        <w:t xml:space="preserve">Detective </w:t>
      </w:r>
      <w:r w:rsidR="00BC45BE" w:rsidRPr="002A3F64">
        <w:rPr>
          <w:rFonts w:ascii="Arial" w:hAnsi="Arial"/>
          <w:b/>
          <w:sz w:val="23"/>
          <w:lang w:val="en-CA"/>
          <w:rPrChange w:id="139" w:author="QC" w:date="2026-07-02T05:33:00Z">
            <w:rPr>
              <w:rFonts w:ascii="Arial" w:hAnsi="Arial"/>
              <w:b/>
              <w:sz w:val="23"/>
            </w:rPr>
          </w:rPrChange>
        </w:rPr>
        <w:t>Sergeant</w:t>
      </w:r>
      <w:r w:rsidRPr="002A3F64">
        <w:rPr>
          <w:rFonts w:ascii="Arial" w:hAnsi="Arial"/>
          <w:b/>
          <w:sz w:val="23"/>
          <w:lang w:val="en-CA"/>
          <w:rPrChange w:id="140" w:author="QC" w:date="2026-07-02T05:33:00Z">
            <w:rPr>
              <w:rFonts w:ascii="Arial" w:hAnsi="Arial"/>
              <w:b/>
              <w:sz w:val="23"/>
            </w:rPr>
          </w:rPrChange>
        </w:rPr>
        <w:t xml:space="preserve"> Briggs enters the room.</w:t>
      </w:r>
    </w:p>
    <w:p w14:paraId="30878463" w14:textId="77777777" w:rsidR="008068E1" w:rsidRPr="002A3F64" w:rsidRDefault="008068E1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4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42" w:author="QC" w:date="2026-07-02T05:33:00Z">
            <w:rPr>
              <w:rFonts w:ascii="Arial" w:hAnsi="Arial"/>
              <w:sz w:val="23"/>
            </w:rPr>
          </w:rPrChange>
        </w:rPr>
        <w:t>00:04</w:t>
      </w:r>
    </w:p>
    <w:p w14:paraId="59EE9065" w14:textId="0C38EFE5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4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4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45" w:author="QC" w:date="2026-07-02T05:33:00Z">
            <w:rPr>
              <w:rFonts w:ascii="Arial" w:hAnsi="Arial"/>
              <w:sz w:val="23"/>
            </w:rPr>
          </w:rPrChange>
        </w:rPr>
        <w:tab/>
        <w:t>Sorry, the stuff I told you is just the background with me because</w:t>
      </w:r>
      <w:del w:id="14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47" w:author="QC" w:date="2026-07-02T05:33:00Z">
            <w:rPr>
              <w:rFonts w:ascii="Arial" w:hAnsi="Arial"/>
              <w:sz w:val="23"/>
            </w:rPr>
          </w:rPrChange>
        </w:rPr>
        <w:t xml:space="preserve"> I just had, had more experience with stuff than a lot of people.</w:t>
      </w:r>
    </w:p>
    <w:p w14:paraId="3026690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4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49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50" w:author="QC" w:date="2026-07-02T05:33:00Z">
            <w:rPr>
              <w:rFonts w:ascii="Arial" w:hAnsi="Arial"/>
              <w:sz w:val="23"/>
            </w:rPr>
          </w:rPrChange>
        </w:rPr>
        <w:tab/>
        <w:t>No, I understand that and we won't discuss that.</w:t>
      </w:r>
    </w:p>
    <w:p w14:paraId="4C971DE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2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53" w:author="QC" w:date="2026-07-02T05:33:00Z">
            <w:rPr>
              <w:rFonts w:ascii="Arial" w:hAnsi="Arial"/>
              <w:sz w:val="23"/>
            </w:rPr>
          </w:rPrChange>
        </w:rPr>
        <w:tab/>
        <w:t>No.</w:t>
      </w:r>
    </w:p>
    <w:p w14:paraId="5C643A1B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56" w:author="QC" w:date="2026-07-02T05:33:00Z">
            <w:rPr>
              <w:rFonts w:ascii="Arial" w:hAnsi="Arial"/>
              <w:sz w:val="23"/>
            </w:rPr>
          </w:rPrChange>
        </w:rPr>
        <w:tab/>
        <w:t>That has nothing to do with, with our investigation.</w:t>
      </w:r>
    </w:p>
    <w:p w14:paraId="0C16075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59" w:author="QC" w:date="2026-07-02T05:33:00Z">
            <w:rPr>
              <w:rFonts w:ascii="Arial" w:hAnsi="Arial"/>
              <w:sz w:val="23"/>
            </w:rPr>
          </w:rPrChange>
        </w:rPr>
        <w:tab/>
        <w:t>No, okay.</w:t>
      </w:r>
    </w:p>
    <w:p w14:paraId="442331F3" w14:textId="77777777" w:rsidR="008068E1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6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62" w:author="QC" w:date="2026-07-02T05:33:00Z">
            <w:rPr>
              <w:rFonts w:ascii="Arial" w:hAnsi="Arial"/>
              <w:sz w:val="23"/>
            </w:rPr>
          </w:rPrChange>
        </w:rPr>
        <w:tab/>
        <w:t>And I appreciate that, the</w:t>
      </w:r>
      <w:r w:rsidR="008068E1" w:rsidRPr="002A3F64">
        <w:rPr>
          <w:rFonts w:ascii="Arial" w:hAnsi="Arial"/>
          <w:sz w:val="23"/>
          <w:lang w:val="en-CA"/>
          <w:rPrChange w:id="163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153FFF5C" w14:textId="77777777" w:rsidR="008068E1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65" w:author="QC" w:date="2026-07-02T05:33:00Z">
            <w:rPr>
              <w:rFonts w:ascii="Arial" w:hAnsi="Arial"/>
              <w:sz w:val="23"/>
            </w:rPr>
          </w:rPrChange>
        </w:rPr>
        <w:lastRenderedPageBreak/>
        <w:t>KAREN:</w:t>
      </w:r>
      <w:r w:rsidR="008068E1" w:rsidRPr="002A3F64">
        <w:rPr>
          <w:rFonts w:ascii="Arial" w:hAnsi="Arial"/>
          <w:sz w:val="23"/>
          <w:lang w:val="en-CA"/>
          <w:rPrChange w:id="166" w:author="QC" w:date="2026-07-02T05:33:00Z">
            <w:rPr>
              <w:rFonts w:ascii="Arial" w:hAnsi="Arial"/>
              <w:sz w:val="23"/>
            </w:rPr>
          </w:rPrChange>
        </w:rPr>
        <w:tab/>
        <w:t>Yes.</w:t>
      </w:r>
    </w:p>
    <w:p w14:paraId="53343C3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6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8068E1" w:rsidRPr="002A3F64">
        <w:rPr>
          <w:rFonts w:ascii="Arial" w:hAnsi="Arial"/>
          <w:sz w:val="23"/>
          <w:lang w:val="en-CA"/>
          <w:rPrChange w:id="169" w:author="QC" w:date="2026-07-02T05:33:00Z">
            <w:rPr>
              <w:rFonts w:ascii="Arial" w:hAnsi="Arial"/>
              <w:sz w:val="23"/>
            </w:rPr>
          </w:rPrChange>
        </w:rPr>
        <w:tab/>
        <w:t>…information, but, uh…</w:t>
      </w:r>
    </w:p>
    <w:p w14:paraId="15F71B5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72" w:author="QC" w:date="2026-07-02T05:33:00Z">
            <w:rPr>
              <w:rFonts w:ascii="Arial" w:hAnsi="Arial"/>
              <w:sz w:val="23"/>
            </w:rPr>
          </w:rPrChange>
        </w:rPr>
        <w:tab/>
        <w:t>No, I get it.</w:t>
      </w:r>
    </w:p>
    <w:p w14:paraId="43E0C121" w14:textId="6B43C6E6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75" w:author="QC" w:date="2026-07-02T05:33:00Z">
            <w:rPr>
              <w:rFonts w:ascii="Arial" w:hAnsi="Arial"/>
              <w:sz w:val="23"/>
            </w:rPr>
          </w:rPrChange>
        </w:rPr>
        <w:tab/>
        <w:t xml:space="preserve">Okay.  Uh, today is Thursday, May </w:t>
      </w:r>
      <w:r w:rsidR="00F640C8" w:rsidRPr="002A3F64">
        <w:rPr>
          <w:rFonts w:ascii="Arial" w:hAnsi="Arial"/>
          <w:sz w:val="23"/>
          <w:lang w:val="en-CA"/>
          <w:rPrChange w:id="176" w:author="QC" w:date="2026-07-02T05:33:00Z">
            <w:rPr>
              <w:rFonts w:ascii="Arial" w:hAnsi="Arial"/>
              <w:sz w:val="23"/>
            </w:rPr>
          </w:rPrChange>
        </w:rPr>
        <w:t>9</w:t>
      </w:r>
      <w:r w:rsidR="00955D02" w:rsidRPr="002A3F64">
        <w:rPr>
          <w:rFonts w:ascii="Arial" w:hAnsi="Arial"/>
          <w:sz w:val="23"/>
          <w:lang w:val="en-CA"/>
          <w:rPrChange w:id="177" w:author="QC" w:date="2026-07-02T05:33:00Z">
            <w:rPr>
              <w:rFonts w:ascii="Arial" w:hAnsi="Arial"/>
              <w:sz w:val="23"/>
            </w:rPr>
          </w:rPrChange>
        </w:rPr>
        <w:t xml:space="preserve">th, </w:t>
      </w:r>
      <w:r w:rsidR="00F640C8" w:rsidRPr="002A3F64">
        <w:rPr>
          <w:rFonts w:ascii="Arial" w:hAnsi="Arial"/>
          <w:sz w:val="23"/>
          <w:lang w:val="en-CA"/>
          <w:rPrChange w:id="178" w:author="QC" w:date="2026-07-02T05:33:00Z">
            <w:rPr>
              <w:rFonts w:ascii="Arial" w:hAnsi="Arial"/>
              <w:sz w:val="23"/>
            </w:rPr>
          </w:rPrChange>
        </w:rPr>
        <w:t>2024</w:t>
      </w:r>
      <w:r w:rsidR="00955D02" w:rsidRPr="002A3F64">
        <w:rPr>
          <w:rFonts w:ascii="Arial" w:hAnsi="Arial"/>
          <w:sz w:val="23"/>
          <w:lang w:val="en-CA"/>
          <w:rPrChange w:id="179" w:author="QC" w:date="2026-07-02T05:33:00Z">
            <w:rPr>
              <w:rFonts w:ascii="Arial" w:hAnsi="Arial"/>
              <w:sz w:val="23"/>
            </w:rPr>
          </w:rPrChange>
        </w:rPr>
        <w:t xml:space="preserve">.  It's exactly </w:t>
      </w:r>
      <w:r w:rsidR="008068E1" w:rsidRPr="002A3F64">
        <w:rPr>
          <w:rFonts w:ascii="Arial" w:hAnsi="Arial"/>
          <w:sz w:val="23"/>
          <w:lang w:val="en-CA"/>
          <w:rPrChange w:id="180" w:author="QC" w:date="2026-07-02T05:33:00Z">
            <w:rPr>
              <w:rFonts w:ascii="Arial" w:hAnsi="Arial"/>
              <w:sz w:val="23"/>
            </w:rPr>
          </w:rPrChange>
        </w:rPr>
        <w:t xml:space="preserve">8:30 </w:t>
      </w:r>
      <w:r w:rsidR="00F640C8" w:rsidRPr="002A3F64">
        <w:rPr>
          <w:rFonts w:ascii="Arial" w:hAnsi="Arial"/>
          <w:sz w:val="23"/>
          <w:lang w:val="en-CA"/>
          <w:rPrChange w:id="181" w:author="QC" w:date="2026-07-02T05:33:00Z">
            <w:rPr>
              <w:rFonts w:ascii="Arial" w:hAnsi="Arial"/>
              <w:sz w:val="23"/>
            </w:rPr>
          </w:rPrChange>
        </w:rPr>
        <w:t>a.m.</w:t>
      </w:r>
      <w:r w:rsidR="00955D02" w:rsidRPr="002A3F64">
        <w:rPr>
          <w:rFonts w:ascii="Arial" w:hAnsi="Arial"/>
          <w:sz w:val="23"/>
          <w:lang w:val="en-CA"/>
          <w:rPrChange w:id="182" w:author="QC" w:date="2026-07-02T05:33:00Z">
            <w:rPr>
              <w:rFonts w:ascii="Arial" w:hAnsi="Arial"/>
              <w:sz w:val="23"/>
            </w:rPr>
          </w:rPrChange>
        </w:rPr>
        <w:t xml:space="preserve">, um, by my phone.  We're at Niagara Falls, uh, Police Station at </w:t>
      </w:r>
      <w:r w:rsidR="008068E1" w:rsidRPr="002A3F64">
        <w:rPr>
          <w:rFonts w:ascii="Arial" w:hAnsi="Arial"/>
          <w:sz w:val="23"/>
          <w:lang w:val="en-CA"/>
          <w:rPrChange w:id="183" w:author="QC" w:date="2026-07-02T05:33:00Z">
            <w:rPr>
              <w:rFonts w:ascii="Arial" w:hAnsi="Arial"/>
              <w:sz w:val="23"/>
            </w:rPr>
          </w:rPrChange>
        </w:rPr>
        <w:t>5700</w:t>
      </w:r>
      <w:r w:rsidR="00955D02" w:rsidRPr="002A3F64">
        <w:rPr>
          <w:rFonts w:ascii="Arial" w:hAnsi="Arial"/>
          <w:sz w:val="23"/>
          <w:lang w:val="en-CA"/>
          <w:rPrChange w:id="184" w:author="QC" w:date="2026-07-02T05:33:00Z">
            <w:rPr>
              <w:rFonts w:ascii="Arial" w:hAnsi="Arial"/>
              <w:sz w:val="23"/>
            </w:rPr>
          </w:rPrChange>
        </w:rPr>
        <w:t xml:space="preserve"> Valley Way.  My name's Detective Sergeant Briggs.  First name is </w:t>
      </w:r>
      <w:r w:rsidR="004A1AFD" w:rsidRPr="002A3F64">
        <w:rPr>
          <w:rFonts w:ascii="Arial" w:hAnsi="Arial"/>
          <w:sz w:val="23"/>
          <w:lang w:val="en-CA"/>
          <w:rPrChange w:id="185" w:author="QC" w:date="2026-07-02T05:33:00Z">
            <w:rPr>
              <w:rFonts w:ascii="Arial" w:hAnsi="Arial"/>
              <w:sz w:val="23"/>
            </w:rPr>
          </w:rPrChange>
        </w:rPr>
        <w:t>Shawn</w:t>
      </w:r>
      <w:r w:rsidR="00955D02" w:rsidRPr="002A3F64">
        <w:rPr>
          <w:rFonts w:ascii="Arial" w:hAnsi="Arial"/>
          <w:sz w:val="23"/>
          <w:lang w:val="en-CA"/>
          <w:rPrChange w:id="186" w:author="QC" w:date="2026-07-02T05:33:00Z">
            <w:rPr>
              <w:rFonts w:ascii="Arial" w:hAnsi="Arial"/>
              <w:sz w:val="23"/>
            </w:rPr>
          </w:rPrChange>
        </w:rPr>
        <w:t>, so please feel free to use that.  Um, we're here doing an investigation in regards to the death of Jennifer Allen</w:t>
      </w:r>
      <w:del w:id="187" w:author="QC" w:date="2026-07-02T05:33:00Z">
        <w:r w:rsidR="00C87805">
          <w:rPr>
            <w:rFonts w:ascii="Arial" w:hAnsi="Arial" w:cs="Arial"/>
            <w:bCs/>
            <w:sz w:val="23"/>
          </w:rPr>
          <w:delText>(ph)</w:delText>
        </w:r>
      </w:del>
      <w:r w:rsidR="00955D02" w:rsidRPr="002A3F64">
        <w:rPr>
          <w:rFonts w:ascii="Arial" w:hAnsi="Arial"/>
          <w:sz w:val="23"/>
          <w:lang w:val="en-CA"/>
          <w:rPrChange w:id="188" w:author="QC" w:date="2026-07-02T05:33:00Z">
            <w:rPr>
              <w:rFonts w:ascii="Arial" w:hAnsi="Arial"/>
              <w:sz w:val="23"/>
            </w:rPr>
          </w:rPrChange>
        </w:rPr>
        <w:t xml:space="preserve"> and George </w:t>
      </w:r>
      <w:r w:rsidR="00C87805" w:rsidRPr="002A3F64">
        <w:rPr>
          <w:rFonts w:ascii="Arial" w:hAnsi="Arial"/>
          <w:sz w:val="23"/>
          <w:lang w:val="en-CA"/>
          <w:rPrChange w:id="189" w:author="QC" w:date="2026-07-02T05:33:00Z">
            <w:rPr>
              <w:rFonts w:ascii="Arial" w:hAnsi="Arial"/>
              <w:sz w:val="23"/>
            </w:rPr>
          </w:rPrChange>
        </w:rPr>
        <w:t>Mummery</w:t>
      </w:r>
      <w:del w:id="190" w:author="QC" w:date="2026-07-02T05:33:00Z">
        <w:r w:rsidR="00C87805">
          <w:rPr>
            <w:rFonts w:ascii="Arial" w:hAnsi="Arial" w:cs="Arial"/>
            <w:bCs/>
            <w:sz w:val="23"/>
          </w:rPr>
          <w:delText>(ph)</w:delText>
        </w:r>
        <w:r w:rsidR="00955D02" w:rsidRPr="00955D02">
          <w:rPr>
            <w:rFonts w:ascii="Arial" w:hAnsi="Arial" w:cs="Arial"/>
            <w:bCs/>
            <w:sz w:val="23"/>
          </w:rPr>
          <w:delText>.  And</w:delText>
        </w:r>
      </w:del>
      <w:ins w:id="191" w:author="QC" w:date="2026-07-02T05:33:00Z">
        <w:r w:rsidR="00AD264F" w:rsidRPr="002A3F64">
          <w:rPr>
            <w:rFonts w:ascii="Arial" w:hAnsi="Arial" w:cs="Arial"/>
            <w:bCs/>
            <w:sz w:val="23"/>
            <w:lang w:val="en-CA"/>
          </w:rPr>
          <w:t xml:space="preserve">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192" w:author="QC" w:date="2026-07-02T05:33:00Z">
            <w:rPr>
              <w:rFonts w:ascii="Arial" w:hAnsi="Arial"/>
              <w:sz w:val="23"/>
            </w:rPr>
          </w:rPrChange>
        </w:rPr>
        <w:t xml:space="preserve"> your name has come up in the investigation, uh, in regards to that matter, so I've, I've asked you to come down for an interview, okay?  Your name is?</w:t>
      </w:r>
    </w:p>
    <w:p w14:paraId="205DF7BE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9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9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95" w:author="QC" w:date="2026-07-02T05:33:00Z">
            <w:rPr>
              <w:rFonts w:ascii="Arial" w:hAnsi="Arial"/>
              <w:sz w:val="23"/>
            </w:rPr>
          </w:rPrChange>
        </w:rPr>
        <w:tab/>
        <w:t>Karen Wright.</w:t>
      </w:r>
    </w:p>
    <w:p w14:paraId="4FF5E4F3" w14:textId="77777777" w:rsidR="00C87805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9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9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98" w:author="QC" w:date="2026-07-02T05:33:00Z">
            <w:rPr>
              <w:rFonts w:ascii="Arial" w:hAnsi="Arial"/>
              <w:sz w:val="23"/>
            </w:rPr>
          </w:rPrChange>
        </w:rPr>
        <w:tab/>
        <w:t xml:space="preserve">Karen Wright.  Okay.  Um, Karen, just so we're clear, I, I am </w:t>
      </w:r>
    </w:p>
    <w:p w14:paraId="2232532D" w14:textId="77777777" w:rsidR="00955D02" w:rsidRPr="00955D02" w:rsidRDefault="00C87805" w:rsidP="00955D02">
      <w:pPr>
        <w:widowControl w:val="0"/>
        <w:spacing w:after="100" w:afterAutospacing="1" w:line="360" w:lineRule="auto"/>
        <w:ind w:left="2520" w:hanging="1800"/>
        <w:jc w:val="both"/>
        <w:rPr>
          <w:del w:id="199" w:author="QC" w:date="2026-07-02T05:33:00Z"/>
          <w:rFonts w:ascii="Arial" w:hAnsi="Arial" w:cs="Arial"/>
          <w:bCs/>
          <w:sz w:val="23"/>
        </w:rPr>
      </w:pPr>
      <w:r w:rsidRPr="002A3F64">
        <w:rPr>
          <w:rFonts w:ascii="Arial" w:hAnsi="Arial"/>
          <w:sz w:val="23"/>
          <w:lang w:val="en-CA"/>
          <w:rPrChange w:id="200" w:author="QC" w:date="2026-07-02T05:33:00Z">
            <w:rPr>
              <w:rFonts w:ascii="Arial" w:hAnsi="Arial"/>
              <w:sz w:val="23"/>
            </w:rPr>
          </w:rPrChange>
        </w:rPr>
        <w:t>00:05</w:t>
      </w:r>
      <w:r w:rsidRPr="002A3F64">
        <w:rPr>
          <w:rFonts w:ascii="Arial" w:hAnsi="Arial"/>
          <w:sz w:val="23"/>
          <w:lang w:val="en-CA"/>
          <w:rPrChange w:id="201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202" w:author="QC" w:date="2026-07-02T05:33:00Z">
            <w:rPr>
              <w:rFonts w:ascii="Arial" w:hAnsi="Arial"/>
              <w:sz w:val="23"/>
            </w:rPr>
          </w:rPrChange>
        </w:rPr>
        <w:t>a police officer.  You understand that?</w:t>
      </w:r>
    </w:p>
    <w:p w14:paraId="4610F72E" w14:textId="77777777" w:rsidR="00955D02" w:rsidRPr="002A3F64" w:rsidRDefault="00AD264F" w:rsidP="00955D02">
      <w:pPr>
        <w:widowControl w:val="0"/>
        <w:spacing w:after="100" w:afterAutospacing="1" w:line="360" w:lineRule="auto"/>
        <w:ind w:left="2520" w:hanging="1800"/>
        <w:jc w:val="both"/>
        <w:rPr>
          <w:moveFrom w:id="203" w:author="QC" w:date="2026-07-02T05:33:00Z"/>
          <w:rFonts w:ascii="Arial" w:hAnsi="Arial"/>
          <w:sz w:val="23"/>
          <w:lang w:val="en-CA"/>
          <w:rPrChange w:id="204" w:author="QC" w:date="2026-07-02T05:33:00Z">
            <w:rPr>
              <w:moveFrom w:id="205" w:author="QC" w:date="2026-07-02T05:33:00Z"/>
              <w:rFonts w:ascii="Arial" w:hAnsi="Arial"/>
              <w:sz w:val="23"/>
            </w:rPr>
          </w:rPrChange>
        </w:rPr>
      </w:pPr>
      <w:ins w:id="206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 xml:space="preserve">  </w:t>
        </w:r>
      </w:ins>
      <w:moveFromRangeStart w:id="207" w:author="QC" w:date="2026-07-02T05:33:00Z" w:name="move233862849"/>
      <w:moveFrom w:id="208" w:author="QC" w:date="2026-07-02T05:33:00Z">
        <w:r w:rsidR="00BC45BE" w:rsidRPr="002A3F64">
          <w:rPr>
            <w:rFonts w:ascii="Arial" w:hAnsi="Arial"/>
            <w:sz w:val="23"/>
            <w:lang w:val="en-CA"/>
            <w:rPrChange w:id="209" w:author="QC" w:date="2026-07-02T05:33:00Z">
              <w:rPr>
                <w:rFonts w:ascii="Arial" w:hAnsi="Arial"/>
                <w:sz w:val="23"/>
              </w:rPr>
            </w:rPrChange>
          </w:rPr>
          <w:t>KAREN:</w:t>
        </w:r>
        <w:r w:rsidR="00955D02" w:rsidRPr="002A3F64">
          <w:rPr>
            <w:rFonts w:ascii="Arial" w:hAnsi="Arial"/>
            <w:sz w:val="23"/>
            <w:lang w:val="en-CA"/>
            <w:rPrChange w:id="210" w:author="QC" w:date="2026-07-02T05:33:00Z">
              <w:rPr>
                <w:rFonts w:ascii="Arial" w:hAnsi="Arial"/>
                <w:sz w:val="23"/>
              </w:rPr>
            </w:rPrChange>
          </w:rPr>
          <w:tab/>
          <w:t>Yeah.</w:t>
        </w:r>
      </w:moveFrom>
    </w:p>
    <w:moveFromRangeEnd w:id="207"/>
    <w:p w14:paraId="61341A34" w14:textId="79A04E48" w:rsidR="004A1AFD" w:rsidRPr="002A3F64" w:rsidRDefault="00BC45BE" w:rsidP="007C336A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11" w:author="QC" w:date="2026-07-02T05:33:00Z">
            <w:rPr>
              <w:rFonts w:ascii="Arial" w:hAnsi="Arial"/>
              <w:sz w:val="23"/>
            </w:rPr>
          </w:rPrChange>
        </w:rPr>
      </w:pPr>
      <w:del w:id="212" w:author="QC" w:date="2026-07-02T05:33:00Z">
        <w:r>
          <w:rPr>
            <w:rFonts w:ascii="Arial" w:hAnsi="Arial" w:cs="Arial"/>
            <w:bCs/>
            <w:sz w:val="23"/>
          </w:rPr>
          <w:delText>BRIGGS:</w:delText>
        </w:r>
        <w:r w:rsidR="00955D02">
          <w:rPr>
            <w:rFonts w:ascii="Arial" w:hAnsi="Arial" w:cs="Arial"/>
            <w:bCs/>
            <w:sz w:val="23"/>
          </w:rPr>
          <w:tab/>
        </w:r>
      </w:del>
      <w:r w:rsidR="00955D02" w:rsidRPr="002A3F64">
        <w:rPr>
          <w:rFonts w:ascii="Arial" w:hAnsi="Arial"/>
          <w:sz w:val="23"/>
          <w:lang w:val="en-CA"/>
          <w:rPrChange w:id="213" w:author="QC" w:date="2026-07-02T05:33:00Z">
            <w:rPr>
              <w:rFonts w:ascii="Arial" w:hAnsi="Arial"/>
              <w:sz w:val="23"/>
            </w:rPr>
          </w:rPrChange>
        </w:rPr>
        <w:t xml:space="preserve">I </w:t>
      </w:r>
      <w:del w:id="21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know</w:delText>
        </w:r>
        <w:r w:rsidR="004A1AFD">
          <w:rPr>
            <w:rFonts w:ascii="Arial" w:hAnsi="Arial" w:cs="Arial"/>
            <w:bCs/>
            <w:sz w:val="23"/>
          </w:rPr>
          <w:delText>,</w:delText>
        </w:r>
      </w:del>
      <w:ins w:id="215" w:author="QC" w:date="2026-07-02T05:33:00Z">
        <w:r w:rsidR="00AD264F" w:rsidRPr="002A3F64">
          <w:rPr>
            <w:rFonts w:ascii="Arial" w:hAnsi="Arial" w:cs="Arial"/>
            <w:bCs/>
            <w:sz w:val="23"/>
            <w:lang w:val="en-CA"/>
          </w:rPr>
          <w:t>don't</w:t>
        </w:r>
      </w:ins>
      <w:r w:rsidR="00AD264F" w:rsidRPr="002A3F64">
        <w:rPr>
          <w:rFonts w:ascii="Arial" w:hAnsi="Arial"/>
          <w:sz w:val="23"/>
          <w:lang w:val="en-CA"/>
          <w:rPrChange w:id="216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17" w:author="QC" w:date="2026-07-02T05:33:00Z">
            <w:rPr>
              <w:rFonts w:ascii="Arial" w:hAnsi="Arial"/>
              <w:sz w:val="23"/>
            </w:rPr>
          </w:rPrChange>
        </w:rPr>
        <w:t xml:space="preserve">obviously </w:t>
      </w:r>
      <w:del w:id="21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we're </w:delText>
        </w:r>
        <w:r w:rsidR="004A1AFD">
          <w:rPr>
            <w:rFonts w:ascii="Arial" w:hAnsi="Arial" w:cs="Arial"/>
            <w:bCs/>
            <w:sz w:val="23"/>
          </w:rPr>
          <w:delText xml:space="preserve">not </w:delText>
        </w:r>
        <w:r w:rsidR="00955D02" w:rsidRPr="00955D02">
          <w:rPr>
            <w:rFonts w:ascii="Arial" w:hAnsi="Arial" w:cs="Arial"/>
            <w:bCs/>
            <w:sz w:val="23"/>
          </w:rPr>
          <w:delText>in</w:delText>
        </w:r>
      </w:del>
      <w:ins w:id="219" w:author="QC" w:date="2026-07-02T05:33:00Z">
        <w:r w:rsidR="00AD264F" w:rsidRPr="002A3F64">
          <w:rPr>
            <w:rFonts w:ascii="Arial" w:hAnsi="Arial" w:cs="Arial"/>
            <w:bCs/>
            <w:sz w:val="23"/>
            <w:lang w:val="en-CA"/>
          </w:rPr>
          <w:t>wear</w:t>
        </w:r>
      </w:ins>
      <w:r w:rsidR="00AD264F" w:rsidRPr="002A3F64">
        <w:rPr>
          <w:rFonts w:ascii="Arial" w:hAnsi="Arial"/>
          <w:sz w:val="23"/>
          <w:lang w:val="en-CA"/>
          <w:rPrChange w:id="220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21" w:author="QC" w:date="2026-07-02T05:33:00Z">
            <w:rPr>
              <w:rFonts w:ascii="Arial" w:hAnsi="Arial"/>
              <w:sz w:val="23"/>
            </w:rPr>
          </w:rPrChange>
        </w:rPr>
        <w:t>the uniform, but</w:t>
      </w:r>
      <w:del w:id="22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uh,</w:delText>
        </w:r>
      </w:del>
      <w:r w:rsidR="00AD264F" w:rsidRPr="002A3F64">
        <w:rPr>
          <w:rFonts w:ascii="Arial" w:hAnsi="Arial"/>
          <w:sz w:val="23"/>
          <w:lang w:val="en-CA"/>
          <w:rPrChange w:id="223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24" w:author="QC" w:date="2026-07-02T05:33:00Z">
            <w:rPr>
              <w:rFonts w:ascii="Arial" w:hAnsi="Arial"/>
              <w:sz w:val="23"/>
            </w:rPr>
          </w:rPrChange>
        </w:rPr>
        <w:t>I just have to make that clear to you.  You're here as a witness to our investigation, so, uh, it's, it's not that, uh, we're alleging anything or suggesting anything.</w:t>
      </w:r>
      <w:r w:rsidR="007C336A" w:rsidRPr="002A3F64">
        <w:rPr>
          <w:rFonts w:ascii="Arial" w:hAnsi="Arial"/>
          <w:sz w:val="23"/>
          <w:lang w:val="en-CA"/>
          <w:rPrChange w:id="225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226" w:author="QC" w:date="2026-07-02T05:33:00Z">
            <w:rPr>
              <w:rFonts w:ascii="Arial" w:hAnsi="Arial"/>
              <w:sz w:val="23"/>
            </w:rPr>
          </w:rPrChange>
        </w:rPr>
        <w:t>Um, I have to make it clear that you're a witness is what we're</w:t>
      </w:r>
      <w:r w:rsidR="004A1AFD" w:rsidRPr="002A3F64">
        <w:rPr>
          <w:rFonts w:ascii="Arial" w:hAnsi="Arial"/>
          <w:sz w:val="23"/>
          <w:lang w:val="en-CA"/>
          <w:rPrChange w:id="227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26DE33A7" w14:textId="15E80862" w:rsidR="004A1AFD" w:rsidRPr="002A3F64" w:rsidRDefault="00BC45BE" w:rsidP="007C336A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2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29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4A1AFD" w:rsidRPr="002A3F64">
        <w:rPr>
          <w:rFonts w:ascii="Arial" w:hAnsi="Arial"/>
          <w:sz w:val="23"/>
          <w:lang w:val="en-CA"/>
          <w:rPrChange w:id="230" w:author="QC" w:date="2026-07-02T05:33:00Z">
            <w:rPr>
              <w:rFonts w:ascii="Arial" w:hAnsi="Arial"/>
              <w:sz w:val="23"/>
            </w:rPr>
          </w:rPrChange>
        </w:rPr>
        <w:tab/>
        <w:t>Oh</w:t>
      </w:r>
      <w:del w:id="231" w:author="QC" w:date="2026-07-02T05:33:00Z">
        <w:r w:rsidR="004A1AFD">
          <w:rPr>
            <w:rFonts w:ascii="Arial" w:hAnsi="Arial" w:cs="Arial"/>
            <w:bCs/>
            <w:sz w:val="23"/>
          </w:rPr>
          <w:delText>.</w:delText>
        </w:r>
      </w:del>
      <w:ins w:id="232" w:author="QC" w:date="2026-07-02T05:33:00Z">
        <w:r w:rsidR="00AD264F" w:rsidRPr="002A3F64">
          <w:rPr>
            <w:rFonts w:ascii="Arial" w:hAnsi="Arial" w:cs="Arial"/>
            <w:bCs/>
            <w:sz w:val="23"/>
            <w:lang w:val="en-CA"/>
          </w:rPr>
          <w:t>…</w:t>
        </w:r>
      </w:ins>
    </w:p>
    <w:p w14:paraId="357063B0" w14:textId="77777777" w:rsidR="004A1AFD" w:rsidRPr="002A3F64" w:rsidRDefault="00BC45BE" w:rsidP="007C336A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4A1AFD" w:rsidRPr="002A3F64">
        <w:rPr>
          <w:rFonts w:ascii="Arial" w:hAnsi="Arial"/>
          <w:sz w:val="23"/>
          <w:lang w:val="en-CA"/>
          <w:rPrChange w:id="235" w:author="QC" w:date="2026-07-02T05:33:00Z">
            <w:rPr>
              <w:rFonts w:ascii="Arial" w:hAnsi="Arial"/>
              <w:sz w:val="23"/>
            </w:rPr>
          </w:rPrChange>
        </w:rPr>
        <w:tab/>
        <w:t>…</w:t>
      </w:r>
      <w:r w:rsidR="00955D02" w:rsidRPr="002A3F64">
        <w:rPr>
          <w:rFonts w:ascii="Arial" w:hAnsi="Arial"/>
          <w:sz w:val="23"/>
          <w:lang w:val="en-CA"/>
          <w:rPrChange w:id="236" w:author="QC" w:date="2026-07-02T05:33:00Z">
            <w:rPr>
              <w:rFonts w:ascii="Arial" w:hAnsi="Arial"/>
              <w:sz w:val="23"/>
            </w:rPr>
          </w:rPrChange>
        </w:rPr>
        <w:t>here for</w:t>
      </w:r>
      <w:r w:rsidR="004A1AFD" w:rsidRPr="002A3F64">
        <w:rPr>
          <w:rFonts w:ascii="Arial" w:hAnsi="Arial"/>
          <w:sz w:val="23"/>
          <w:lang w:val="en-CA"/>
          <w:rPrChange w:id="237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33AD1E7F" w14:textId="6609827A" w:rsidR="004A1AFD" w:rsidRPr="002A3F64" w:rsidRDefault="00BC45BE" w:rsidP="007C336A">
      <w:pPr>
        <w:widowControl w:val="0"/>
        <w:spacing w:after="100" w:afterAutospacing="1" w:line="360" w:lineRule="auto"/>
        <w:ind w:left="2520" w:hanging="1800"/>
        <w:jc w:val="both"/>
        <w:rPr>
          <w:ins w:id="238" w:author="QC" w:date="2026-07-02T05:33:00Z"/>
          <w:rFonts w:ascii="Arial" w:hAnsi="Arial" w:cs="Arial"/>
          <w:bCs/>
          <w:sz w:val="23"/>
          <w:lang w:val="en-CA"/>
        </w:rPr>
      </w:pPr>
      <w:ins w:id="239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KAREN:</w:t>
        </w:r>
        <w:r w:rsidR="004A1AFD" w:rsidRPr="002A3F64">
          <w:rPr>
            <w:rFonts w:ascii="Arial" w:hAnsi="Arial" w:cs="Arial"/>
            <w:bCs/>
            <w:sz w:val="23"/>
            <w:lang w:val="en-CA"/>
          </w:rPr>
          <w:tab/>
        </w:r>
        <w:r w:rsidR="00AD264F" w:rsidRPr="002A3F64">
          <w:rPr>
            <w:rFonts w:ascii="Arial" w:hAnsi="Arial" w:cs="Arial"/>
            <w:bCs/>
            <w:sz w:val="23"/>
            <w:lang w:val="en-CA"/>
          </w:rPr>
          <w:t>…o</w:t>
        </w:r>
        <w:r w:rsidR="004A1AFD" w:rsidRPr="002A3F64">
          <w:rPr>
            <w:rFonts w:ascii="Arial" w:hAnsi="Arial" w:cs="Arial"/>
            <w:bCs/>
            <w:sz w:val="23"/>
            <w:lang w:val="en-CA"/>
          </w:rPr>
          <w:t>kay.</w:t>
        </w:r>
      </w:ins>
    </w:p>
    <w:p w14:paraId="0196648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moveFrom w:id="240" w:author="QC" w:date="2026-07-02T05:33:00Z"/>
          <w:rFonts w:ascii="Arial" w:hAnsi="Arial"/>
          <w:sz w:val="23"/>
          <w:lang w:val="en-CA"/>
          <w:rPrChange w:id="241" w:author="QC" w:date="2026-07-02T05:33:00Z">
            <w:rPr>
              <w:moveFrom w:id="242" w:author="QC" w:date="2026-07-02T05:33:00Z"/>
              <w:rFonts w:ascii="Arial" w:hAnsi="Arial"/>
              <w:sz w:val="23"/>
            </w:rPr>
          </w:rPrChange>
        </w:rPr>
      </w:pPr>
      <w:moveFromRangeStart w:id="243" w:author="QC" w:date="2026-07-02T05:33:00Z" w:name="move233862850"/>
      <w:moveFrom w:id="244" w:author="QC" w:date="2026-07-02T05:33:00Z">
        <w:r w:rsidRPr="002A3F64">
          <w:rPr>
            <w:rFonts w:ascii="Arial" w:hAnsi="Arial"/>
            <w:sz w:val="23"/>
            <w:lang w:val="en-CA"/>
            <w:rPrChange w:id="245" w:author="QC" w:date="2026-07-02T05:33:00Z">
              <w:rPr>
                <w:rFonts w:ascii="Arial" w:hAnsi="Arial"/>
                <w:sz w:val="23"/>
              </w:rPr>
            </w:rPrChange>
          </w:rPr>
          <w:t>KAREN:</w:t>
        </w:r>
        <w:r w:rsidR="00955D02" w:rsidRPr="002A3F64">
          <w:rPr>
            <w:rFonts w:ascii="Arial" w:hAnsi="Arial"/>
            <w:sz w:val="23"/>
            <w:lang w:val="en-CA"/>
            <w:rPrChange w:id="246" w:author="QC" w:date="2026-07-02T05:33:00Z">
              <w:rPr>
                <w:rFonts w:ascii="Arial" w:hAnsi="Arial"/>
                <w:sz w:val="23"/>
              </w:rPr>
            </w:rPrChange>
          </w:rPr>
          <w:tab/>
          <w:t>Okay.</w:t>
        </w:r>
      </w:moveFrom>
    </w:p>
    <w:moveFromRangeEnd w:id="243"/>
    <w:p w14:paraId="1377B386" w14:textId="0013D4AC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4A1AFD" w:rsidRPr="002A3F64">
        <w:rPr>
          <w:rFonts w:ascii="Arial" w:hAnsi="Arial"/>
          <w:sz w:val="23"/>
          <w:lang w:val="en-CA"/>
          <w:rPrChange w:id="249" w:author="QC" w:date="2026-07-02T05:33:00Z">
            <w:rPr>
              <w:rFonts w:ascii="Arial" w:hAnsi="Arial"/>
              <w:sz w:val="23"/>
            </w:rPr>
          </w:rPrChange>
        </w:rPr>
        <w:tab/>
        <w:t>…</w:t>
      </w:r>
      <w:r w:rsidR="00955D02" w:rsidRPr="002A3F64">
        <w:rPr>
          <w:rFonts w:ascii="Arial" w:hAnsi="Arial"/>
          <w:sz w:val="23"/>
          <w:lang w:val="en-CA"/>
          <w:rPrChange w:id="250" w:author="QC" w:date="2026-07-02T05:33:00Z">
            <w:rPr>
              <w:rFonts w:ascii="Arial" w:hAnsi="Arial"/>
              <w:sz w:val="23"/>
            </w:rPr>
          </w:rPrChange>
        </w:rPr>
        <w:t>okay?</w:t>
      </w:r>
      <w:r w:rsidR="004A1AFD" w:rsidRPr="002A3F64">
        <w:rPr>
          <w:rFonts w:ascii="Arial" w:hAnsi="Arial"/>
          <w:sz w:val="23"/>
          <w:lang w:val="en-CA"/>
          <w:rPrChange w:id="251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252" w:author="QC" w:date="2026-07-02T05:33:00Z">
            <w:rPr>
              <w:rFonts w:ascii="Arial" w:hAnsi="Arial"/>
              <w:sz w:val="23"/>
            </w:rPr>
          </w:rPrChange>
        </w:rPr>
        <w:t>Uh, this interview is being audio and video recorded.  The recorder's going now, as I indicated it would be</w:t>
      </w:r>
      <w:del w:id="253" w:author="QC" w:date="2026-07-02T05:33:00Z">
        <w:r w:rsidR="002E2ACF">
          <w:rPr>
            <w:rFonts w:ascii="Arial" w:hAnsi="Arial" w:cs="Arial"/>
            <w:bCs/>
            <w:sz w:val="23"/>
          </w:rPr>
          <w:delText>, u</w:delText>
        </w:r>
        <w:r w:rsidR="00955D02" w:rsidRPr="00955D02">
          <w:rPr>
            <w:rFonts w:ascii="Arial" w:hAnsi="Arial" w:cs="Arial"/>
            <w:bCs/>
            <w:sz w:val="23"/>
          </w:rPr>
          <w:delText>h</w:delText>
        </w:r>
      </w:del>
      <w:ins w:id="254" w:author="QC" w:date="2026-07-02T05:33:00Z">
        <w:r w:rsidR="00AD264F" w:rsidRPr="002A3F64">
          <w:rPr>
            <w:rFonts w:ascii="Arial" w:hAnsi="Arial" w:cs="Arial"/>
            <w:bCs/>
            <w:sz w:val="23"/>
            <w:lang w:val="en-CA"/>
          </w:rPr>
          <w:t>.  U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h</w:t>
        </w:r>
      </w:ins>
      <w:r w:rsidR="00955D02" w:rsidRPr="002A3F64">
        <w:rPr>
          <w:rFonts w:ascii="Arial" w:hAnsi="Arial"/>
          <w:sz w:val="23"/>
          <w:lang w:val="en-CA"/>
          <w:rPrChange w:id="255" w:author="QC" w:date="2026-07-02T05:33:00Z">
            <w:rPr>
              <w:rFonts w:ascii="Arial" w:hAnsi="Arial"/>
              <w:sz w:val="23"/>
            </w:rPr>
          </w:rPrChange>
        </w:rPr>
        <w:t>, it's also completely voluntary</w:t>
      </w:r>
      <w:del w:id="25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so that</w:delText>
        </w:r>
      </w:del>
      <w:ins w:id="257" w:author="QC" w:date="2026-07-02T05:33:00Z">
        <w:r w:rsidR="00AD264F" w:rsidRPr="002A3F64">
          <w:rPr>
            <w:rFonts w:ascii="Arial" w:hAnsi="Arial" w:cs="Arial"/>
            <w:bCs/>
            <w:sz w:val="23"/>
            <w:lang w:val="en-CA"/>
          </w:rPr>
          <w:t>.  S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</w:t>
        </w:r>
      </w:ins>
      <w:r w:rsidR="00955D02" w:rsidRPr="002A3F64">
        <w:rPr>
          <w:rFonts w:ascii="Arial" w:hAnsi="Arial"/>
          <w:sz w:val="23"/>
          <w:lang w:val="en-CA"/>
          <w:rPrChange w:id="258" w:author="QC" w:date="2026-07-02T05:33:00Z">
            <w:rPr>
              <w:rFonts w:ascii="Arial" w:hAnsi="Arial"/>
              <w:sz w:val="23"/>
            </w:rPr>
          </w:rPrChange>
        </w:rPr>
        <w:t xml:space="preserve"> at </w:t>
      </w:r>
      <w:r w:rsidR="00955D02" w:rsidRPr="002A3F64">
        <w:rPr>
          <w:rFonts w:ascii="Arial" w:hAnsi="Arial"/>
          <w:sz w:val="23"/>
          <w:lang w:val="en-CA"/>
          <w:rPrChange w:id="259" w:author="QC" w:date="2026-07-02T05:33:00Z">
            <w:rPr>
              <w:rFonts w:ascii="Arial" w:hAnsi="Arial"/>
              <w:sz w:val="23"/>
            </w:rPr>
          </w:rPrChange>
        </w:rPr>
        <w:lastRenderedPageBreak/>
        <w:t>any time during this interview</w:t>
      </w:r>
      <w:r w:rsidR="00CE229E" w:rsidRPr="002A3F64">
        <w:rPr>
          <w:rFonts w:ascii="Arial" w:hAnsi="Arial"/>
          <w:sz w:val="23"/>
          <w:lang w:val="en-CA"/>
          <w:rPrChange w:id="26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61" w:author="QC" w:date="2026-07-02T05:33:00Z">
            <w:rPr>
              <w:rFonts w:ascii="Arial" w:hAnsi="Arial"/>
              <w:sz w:val="23"/>
            </w:rPr>
          </w:rPrChange>
        </w:rPr>
        <w:t>ou</w:t>
      </w:r>
      <w:del w:id="26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say</w:delText>
        </w:r>
      </w:del>
      <w:r w:rsidR="00CE229E" w:rsidRPr="002A3F64">
        <w:rPr>
          <w:rFonts w:ascii="Arial" w:hAnsi="Arial"/>
          <w:sz w:val="23"/>
          <w:lang w:val="en-CA"/>
          <w:rPrChange w:id="263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64" w:author="QC" w:date="2026-07-02T05:33:00Z">
            <w:rPr>
              <w:rFonts w:ascii="Arial" w:hAnsi="Arial"/>
              <w:sz w:val="23"/>
            </w:rPr>
          </w:rPrChange>
        </w:rPr>
        <w:t xml:space="preserve">ou say, </w:t>
      </w:r>
      <w:r w:rsidR="002E2ACF" w:rsidRPr="002A3F64">
        <w:rPr>
          <w:rFonts w:ascii="Arial" w:hAnsi="Arial"/>
          <w:sz w:val="23"/>
          <w:lang w:val="en-CA"/>
          <w:rPrChange w:id="265" w:author="QC" w:date="2026-07-02T05:33:00Z">
            <w:rPr>
              <w:rFonts w:ascii="Arial" w:hAnsi="Arial"/>
              <w:sz w:val="23"/>
            </w:rPr>
          </w:rPrChange>
        </w:rPr>
        <w:t>Shawn</w:t>
      </w:r>
      <w:r w:rsidR="00955D02" w:rsidRPr="002A3F64">
        <w:rPr>
          <w:rFonts w:ascii="Arial" w:hAnsi="Arial"/>
          <w:sz w:val="23"/>
          <w:lang w:val="en-CA"/>
          <w:rPrChange w:id="266" w:author="QC" w:date="2026-07-02T05:33:00Z">
            <w:rPr>
              <w:rFonts w:ascii="Arial" w:hAnsi="Arial"/>
              <w:sz w:val="23"/>
            </w:rPr>
          </w:rPrChange>
        </w:rPr>
        <w:t>, I've had enough</w:t>
      </w:r>
      <w:r w:rsidR="002E2ACF" w:rsidRPr="002A3F64">
        <w:rPr>
          <w:rFonts w:ascii="Arial" w:hAnsi="Arial"/>
          <w:sz w:val="23"/>
          <w:lang w:val="en-CA"/>
          <w:rPrChange w:id="267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68" w:author="QC" w:date="2026-07-02T05:33:00Z">
            <w:rPr>
              <w:rFonts w:ascii="Arial" w:hAnsi="Arial"/>
              <w:sz w:val="23"/>
            </w:rPr>
          </w:rPrChange>
        </w:rPr>
        <w:t>I don't wanna talk anymore</w:t>
      </w:r>
      <w:r w:rsidR="00CE229E" w:rsidRPr="002A3F64">
        <w:rPr>
          <w:rFonts w:ascii="Arial" w:hAnsi="Arial"/>
          <w:sz w:val="23"/>
          <w:lang w:val="en-CA"/>
          <w:rPrChange w:id="269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70" w:author="QC" w:date="2026-07-02T05:33:00Z">
            <w:rPr>
              <w:rFonts w:ascii="Arial" w:hAnsi="Arial"/>
              <w:sz w:val="23"/>
            </w:rPr>
          </w:rPrChange>
        </w:rPr>
        <w:t>ou just let me know and I'll escort you out</w:t>
      </w:r>
      <w:del w:id="27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okay?</w:delText>
        </w:r>
      </w:del>
      <w:ins w:id="272" w:author="QC" w:date="2026-07-02T05:33:00Z">
        <w:r w:rsidR="00AD264F" w:rsidRPr="002A3F64">
          <w:rPr>
            <w:rFonts w:ascii="Arial" w:hAnsi="Arial" w:cs="Arial"/>
            <w:bCs/>
            <w:sz w:val="23"/>
            <w:lang w:val="en-CA"/>
          </w:rPr>
          <w:t>…</w:t>
        </w:r>
      </w:ins>
    </w:p>
    <w:p w14:paraId="722ED6CC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7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7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75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09F33604" w14:textId="0C68215B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7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7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78" w:author="QC" w:date="2026-07-02T05:33:00Z">
            <w:rPr>
              <w:rFonts w:ascii="Arial" w:hAnsi="Arial"/>
              <w:sz w:val="23"/>
            </w:rPr>
          </w:rPrChange>
        </w:rPr>
        <w:tab/>
      </w:r>
      <w:ins w:id="279" w:author="QC" w:date="2026-07-02T05:33:00Z">
        <w:r w:rsidR="00AD264F" w:rsidRPr="002A3F64">
          <w:rPr>
            <w:rFonts w:ascii="Arial" w:hAnsi="Arial" w:cs="Arial"/>
            <w:bCs/>
            <w:sz w:val="23"/>
            <w:lang w:val="en-CA"/>
          </w:rPr>
          <w:t xml:space="preserve">…okay?  </w:t>
        </w:r>
      </w:ins>
      <w:r w:rsidR="00955D02" w:rsidRPr="002A3F64">
        <w:rPr>
          <w:rFonts w:ascii="Arial" w:hAnsi="Arial"/>
          <w:sz w:val="23"/>
          <w:lang w:val="en-CA"/>
          <w:rPrChange w:id="280" w:author="QC" w:date="2026-07-02T05:33:00Z">
            <w:rPr>
              <w:rFonts w:ascii="Arial" w:hAnsi="Arial"/>
              <w:sz w:val="23"/>
            </w:rPr>
          </w:rPrChange>
        </w:rPr>
        <w:t xml:space="preserve">Um, I am gonna ask you just to, uh, bear with me.  You may, uh, share some information.  I may make a couple notes, so don't be offended if I put my head down and make a couple </w:t>
      </w:r>
      <w:ins w:id="281" w:author="QC" w:date="2026-07-02T05:33:00Z">
        <w:r w:rsidR="00A86DEC" w:rsidRPr="002A3F64">
          <w:rPr>
            <w:rFonts w:ascii="Arial" w:hAnsi="Arial" w:cs="Arial"/>
            <w:bCs/>
            <w:sz w:val="23"/>
            <w:lang w:val="en-CA"/>
          </w:rPr>
          <w:t xml:space="preserve">of </w:t>
        </w:r>
      </w:ins>
      <w:r w:rsidR="00955D02" w:rsidRPr="002A3F64">
        <w:rPr>
          <w:rFonts w:ascii="Arial" w:hAnsi="Arial"/>
          <w:sz w:val="23"/>
          <w:lang w:val="en-CA"/>
          <w:rPrChange w:id="282" w:author="QC" w:date="2026-07-02T05:33:00Z">
            <w:rPr>
              <w:rFonts w:ascii="Arial" w:hAnsi="Arial"/>
              <w:sz w:val="23"/>
            </w:rPr>
          </w:rPrChange>
        </w:rPr>
        <w:t>scratch notes</w:t>
      </w:r>
      <w:del w:id="28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Um</w:delText>
        </w:r>
      </w:del>
      <w:ins w:id="284" w:author="QC" w:date="2026-07-02T05:33:00Z">
        <w:r w:rsidR="00A86DEC" w:rsidRPr="002A3F64">
          <w:rPr>
            <w:rFonts w:ascii="Arial" w:hAnsi="Arial" w:cs="Arial"/>
            <w:bCs/>
            <w:sz w:val="23"/>
            <w:lang w:val="en-CA"/>
          </w:rPr>
          <w:t>, u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m</w:t>
        </w:r>
      </w:ins>
      <w:r w:rsidR="00955D02" w:rsidRPr="002A3F64">
        <w:rPr>
          <w:rFonts w:ascii="Arial" w:hAnsi="Arial"/>
          <w:sz w:val="23"/>
          <w:lang w:val="en-CA"/>
          <w:rPrChange w:id="285" w:author="QC" w:date="2026-07-02T05:33:00Z">
            <w:rPr>
              <w:rFonts w:ascii="Arial" w:hAnsi="Arial"/>
              <w:sz w:val="23"/>
            </w:rPr>
          </w:rPrChange>
        </w:rPr>
        <w:t>, maybe do some follow-up questions with you as we go through</w:t>
      </w:r>
      <w:del w:id="28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okay?</w:delText>
        </w:r>
      </w:del>
      <w:ins w:id="287" w:author="QC" w:date="2026-07-02T05:33:00Z">
        <w:r w:rsidR="00A86DEC" w:rsidRPr="002A3F64">
          <w:rPr>
            <w:rFonts w:ascii="Arial" w:hAnsi="Arial" w:cs="Arial"/>
            <w:bCs/>
            <w:sz w:val="23"/>
            <w:lang w:val="en-CA"/>
          </w:rPr>
          <w:t>…</w:t>
        </w:r>
      </w:ins>
    </w:p>
    <w:p w14:paraId="526BEC2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moveTo w:id="288" w:author="QC" w:date="2026-07-02T05:33:00Z"/>
          <w:rFonts w:ascii="Arial" w:hAnsi="Arial"/>
          <w:sz w:val="23"/>
          <w:lang w:val="en-CA"/>
          <w:rPrChange w:id="289" w:author="QC" w:date="2026-07-02T05:33:00Z">
            <w:rPr>
              <w:moveTo w:id="290" w:author="QC" w:date="2026-07-02T05:33:00Z"/>
              <w:rFonts w:ascii="Arial" w:hAnsi="Arial"/>
              <w:sz w:val="23"/>
            </w:rPr>
          </w:rPrChange>
        </w:rPr>
      </w:pPr>
      <w:moveToRangeStart w:id="291" w:author="QC" w:date="2026-07-02T05:33:00Z" w:name="move233862850"/>
      <w:moveTo w:id="292" w:author="QC" w:date="2026-07-02T05:33:00Z">
        <w:r w:rsidRPr="002A3F64">
          <w:rPr>
            <w:rFonts w:ascii="Arial" w:hAnsi="Arial"/>
            <w:sz w:val="23"/>
            <w:lang w:val="en-CA"/>
            <w:rPrChange w:id="293" w:author="QC" w:date="2026-07-02T05:33:00Z">
              <w:rPr>
                <w:rFonts w:ascii="Arial" w:hAnsi="Arial"/>
                <w:sz w:val="23"/>
              </w:rPr>
            </w:rPrChange>
          </w:rPr>
          <w:t>KAREN:</w:t>
        </w:r>
        <w:r w:rsidR="00955D02" w:rsidRPr="002A3F64">
          <w:rPr>
            <w:rFonts w:ascii="Arial" w:hAnsi="Arial"/>
            <w:sz w:val="23"/>
            <w:lang w:val="en-CA"/>
            <w:rPrChange w:id="294" w:author="QC" w:date="2026-07-02T05:33:00Z">
              <w:rPr>
                <w:rFonts w:ascii="Arial" w:hAnsi="Arial"/>
                <w:sz w:val="23"/>
              </w:rPr>
            </w:rPrChange>
          </w:rPr>
          <w:tab/>
          <w:t>Okay.</w:t>
        </w:r>
      </w:moveTo>
    </w:p>
    <w:moveToRangeEnd w:id="291"/>
    <w:p w14:paraId="6DFF6E89" w14:textId="77777777" w:rsidR="00955D02" w:rsidRPr="00955D02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del w:id="295" w:author="QC" w:date="2026-07-02T05:33:00Z"/>
          <w:rFonts w:ascii="Arial" w:hAnsi="Arial" w:cs="Arial"/>
          <w:bCs/>
          <w:sz w:val="23"/>
        </w:rPr>
      </w:pPr>
      <w:del w:id="296" w:author="QC" w:date="2026-07-02T05:33:00Z">
        <w:r>
          <w:rPr>
            <w:rFonts w:ascii="Arial" w:hAnsi="Arial" w:cs="Arial"/>
            <w:bCs/>
            <w:sz w:val="23"/>
          </w:rPr>
          <w:delText>KAREN:</w:delText>
        </w:r>
        <w:r w:rsidR="00955D02">
          <w:rPr>
            <w:rFonts w:ascii="Arial" w:hAnsi="Arial" w:cs="Arial"/>
            <w:bCs/>
            <w:sz w:val="23"/>
          </w:rPr>
          <w:tab/>
        </w:r>
      </w:del>
      <w:moveFromRangeStart w:id="297" w:author="QC" w:date="2026-07-02T05:33:00Z" w:name="move233862851"/>
      <w:moveFrom w:id="298" w:author="QC" w:date="2026-07-02T05:33:00Z">
        <w:r w:rsidR="007F3A29" w:rsidRPr="002A3F64">
          <w:rPr>
            <w:rFonts w:ascii="Arial" w:hAnsi="Arial"/>
            <w:sz w:val="23"/>
            <w:lang w:val="en-CA"/>
            <w:rPrChange w:id="299" w:author="QC" w:date="2026-07-02T05:33:00Z">
              <w:rPr>
                <w:rFonts w:ascii="Arial" w:hAnsi="Arial"/>
                <w:sz w:val="23"/>
              </w:rPr>
            </w:rPrChange>
          </w:rPr>
          <w:t>Okay.</w:t>
        </w:r>
      </w:moveFrom>
      <w:moveFromRangeEnd w:id="297"/>
    </w:p>
    <w:p w14:paraId="571DAF21" w14:textId="7E7CF3AB" w:rsidR="00A86DEC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ins w:id="300" w:author="QC" w:date="2026-07-02T05:33:00Z"/>
          <w:rFonts w:ascii="Arial" w:hAnsi="Arial" w:cs="Arial"/>
          <w:bCs/>
          <w:sz w:val="23"/>
          <w:lang w:val="en-CA"/>
        </w:rPr>
      </w:pPr>
      <w:r w:rsidRPr="002A3F64">
        <w:rPr>
          <w:rFonts w:ascii="Arial" w:hAnsi="Arial"/>
          <w:sz w:val="23"/>
          <w:lang w:val="en-CA"/>
          <w:rPrChange w:id="30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02" w:author="QC" w:date="2026-07-02T05:33:00Z">
            <w:rPr>
              <w:rFonts w:ascii="Arial" w:hAnsi="Arial"/>
              <w:sz w:val="23"/>
            </w:rPr>
          </w:rPrChange>
        </w:rPr>
        <w:tab/>
      </w:r>
      <w:ins w:id="303" w:author="QC" w:date="2026-07-02T05:33:00Z">
        <w:r w:rsidR="00A86DEC" w:rsidRPr="002A3F64">
          <w:rPr>
            <w:rFonts w:ascii="Arial" w:hAnsi="Arial" w:cs="Arial"/>
            <w:bCs/>
            <w:sz w:val="23"/>
            <w:lang w:val="en-CA"/>
          </w:rPr>
          <w:t xml:space="preserve">…okay?  </w:t>
        </w:r>
      </w:ins>
      <w:r w:rsidR="00955D02" w:rsidRPr="002A3F64">
        <w:rPr>
          <w:rFonts w:ascii="Arial" w:hAnsi="Arial"/>
          <w:sz w:val="23"/>
          <w:lang w:val="en-CA"/>
          <w:rPrChange w:id="304" w:author="QC" w:date="2026-07-02T05:33:00Z">
            <w:rPr>
              <w:rFonts w:ascii="Arial" w:hAnsi="Arial"/>
              <w:sz w:val="23"/>
            </w:rPr>
          </w:rPrChange>
        </w:rPr>
        <w:t>What I'd like to do</w:t>
      </w:r>
      <w:del w:id="30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306" w:author="QC" w:date="2026-07-02T05:33:00Z">
            <w:rPr>
              <w:rFonts w:ascii="Arial" w:hAnsi="Arial"/>
              <w:sz w:val="23"/>
            </w:rPr>
          </w:rPrChange>
        </w:rPr>
        <w:t xml:space="preserve"> though</w:t>
      </w:r>
      <w:del w:id="30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308" w:author="QC" w:date="2026-07-02T05:33:00Z">
            <w:rPr>
              <w:rFonts w:ascii="Arial" w:hAnsi="Arial"/>
              <w:sz w:val="23"/>
            </w:rPr>
          </w:rPrChange>
        </w:rPr>
        <w:t xml:space="preserve"> is, is just, uh, um, throw the ball into your court and basically get you to explain to </w:t>
      </w:r>
    </w:p>
    <w:p w14:paraId="1A9CD019" w14:textId="77777777" w:rsidR="002E2ACF" w:rsidRDefault="00A86DEC" w:rsidP="00955D02">
      <w:pPr>
        <w:widowControl w:val="0"/>
        <w:spacing w:after="100" w:afterAutospacing="1" w:line="360" w:lineRule="auto"/>
        <w:ind w:left="2520" w:hanging="1800"/>
        <w:jc w:val="both"/>
        <w:rPr>
          <w:del w:id="309" w:author="QC" w:date="2026-07-02T05:33:00Z"/>
          <w:rFonts w:ascii="Arial" w:hAnsi="Arial" w:cs="Arial"/>
          <w:bCs/>
          <w:sz w:val="23"/>
        </w:rPr>
      </w:pPr>
      <w:ins w:id="310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00:06</w:t>
        </w:r>
        <w:r w:rsidRPr="002A3F64">
          <w:rPr>
            <w:rFonts w:ascii="Arial" w:hAnsi="Arial" w:cs="Arial"/>
            <w:bCs/>
            <w:sz w:val="23"/>
            <w:lang w:val="en-CA"/>
          </w:rPr>
          <w:tab/>
        </w:r>
      </w:ins>
      <w:r w:rsidR="00955D02" w:rsidRPr="002A3F64">
        <w:rPr>
          <w:rFonts w:ascii="Arial" w:hAnsi="Arial"/>
          <w:sz w:val="23"/>
          <w:lang w:val="en-CA"/>
          <w:rPrChange w:id="311" w:author="QC" w:date="2026-07-02T05:33:00Z">
            <w:rPr>
              <w:rFonts w:ascii="Arial" w:hAnsi="Arial"/>
              <w:sz w:val="23"/>
            </w:rPr>
          </w:rPrChange>
        </w:rPr>
        <w:t xml:space="preserve">me what </w:t>
      </w:r>
    </w:p>
    <w:p w14:paraId="0AFA55FF" w14:textId="3E7A19CF" w:rsidR="00955D02" w:rsidRPr="002A3F64" w:rsidRDefault="002E2ACF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12" w:author="QC" w:date="2026-07-02T05:33:00Z">
            <w:rPr>
              <w:rFonts w:ascii="Arial" w:hAnsi="Arial"/>
              <w:sz w:val="23"/>
            </w:rPr>
          </w:rPrChange>
        </w:rPr>
      </w:pPr>
      <w:del w:id="313" w:author="QC" w:date="2026-07-02T05:33:00Z">
        <w:r>
          <w:rPr>
            <w:rFonts w:ascii="Arial" w:hAnsi="Arial" w:cs="Arial"/>
            <w:bCs/>
            <w:sz w:val="23"/>
          </w:rPr>
          <w:delText>00:06</w:delText>
        </w:r>
        <w:r>
          <w:rPr>
            <w:rFonts w:ascii="Arial" w:hAnsi="Arial" w:cs="Arial"/>
            <w:bCs/>
            <w:sz w:val="23"/>
          </w:rPr>
          <w:tab/>
        </w:r>
      </w:del>
      <w:r w:rsidR="00955D02" w:rsidRPr="002A3F64">
        <w:rPr>
          <w:rFonts w:ascii="Arial" w:hAnsi="Arial"/>
          <w:sz w:val="23"/>
          <w:lang w:val="en-CA"/>
          <w:rPrChange w:id="314" w:author="QC" w:date="2026-07-02T05:33:00Z">
            <w:rPr>
              <w:rFonts w:ascii="Arial" w:hAnsi="Arial"/>
              <w:sz w:val="23"/>
            </w:rPr>
          </w:rPrChange>
        </w:rPr>
        <w:t xml:space="preserve">your relationship is with, uh, Jennifer and/or George, um, </w:t>
      </w:r>
      <w:del w:id="31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j-</w:delText>
        </w:r>
        <w:r>
          <w:rPr>
            <w:rFonts w:ascii="Arial" w:hAnsi="Arial" w:cs="Arial"/>
            <w:bCs/>
            <w:sz w:val="23"/>
          </w:rPr>
          <w:delText>,</w:delText>
        </w:r>
      </w:del>
      <w:ins w:id="316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just</w:t>
        </w:r>
        <w:r w:rsidR="00A86DEC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A86DEC" w:rsidRPr="002A3F64">
        <w:rPr>
          <w:rFonts w:ascii="Arial" w:hAnsi="Arial"/>
          <w:sz w:val="23"/>
          <w:lang w:val="en-CA"/>
          <w:rPrChange w:id="317" w:author="QC" w:date="2026-07-02T05:33:00Z">
            <w:rPr>
              <w:rFonts w:ascii="Arial" w:hAnsi="Arial"/>
              <w:sz w:val="23"/>
            </w:rPr>
          </w:rPrChange>
        </w:rPr>
        <w:t xml:space="preserve"> just</w:t>
      </w:r>
      <w:r w:rsidR="00955D02" w:rsidRPr="002A3F64">
        <w:rPr>
          <w:rFonts w:ascii="Arial" w:hAnsi="Arial"/>
          <w:sz w:val="23"/>
          <w:lang w:val="en-CA"/>
          <w:rPrChange w:id="318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Pr="002A3F64">
        <w:rPr>
          <w:rFonts w:ascii="Arial" w:hAnsi="Arial"/>
          <w:sz w:val="23"/>
          <w:lang w:val="en-CA"/>
          <w:rPrChange w:id="319" w:author="QC" w:date="2026-07-02T05:33:00Z">
            <w:rPr>
              <w:rFonts w:ascii="Arial" w:hAnsi="Arial"/>
              <w:sz w:val="23"/>
            </w:rPr>
          </w:rPrChange>
        </w:rPr>
        <w:t>sort of</w:t>
      </w:r>
      <w:r w:rsidR="00955D02" w:rsidRPr="002A3F64">
        <w:rPr>
          <w:rFonts w:ascii="Arial" w:hAnsi="Arial"/>
          <w:sz w:val="23"/>
          <w:lang w:val="en-CA"/>
          <w:rPrChange w:id="320" w:author="QC" w:date="2026-07-02T05:33:00Z">
            <w:rPr>
              <w:rFonts w:ascii="Arial" w:hAnsi="Arial"/>
              <w:sz w:val="23"/>
            </w:rPr>
          </w:rPrChange>
        </w:rPr>
        <w:t xml:space="preserve"> give me the background as to how you met, um, briefly, and, and then we'll go from there, okay?</w:t>
      </w:r>
    </w:p>
    <w:p w14:paraId="40C1C57E" w14:textId="5083621E" w:rsidR="007D6F3D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2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22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23" w:author="QC" w:date="2026-07-02T05:33:00Z">
            <w:rPr>
              <w:rFonts w:ascii="Arial" w:hAnsi="Arial"/>
              <w:sz w:val="23"/>
            </w:rPr>
          </w:rPrChange>
        </w:rPr>
        <w:tab/>
        <w:t xml:space="preserve">Okay.  I met Jen, um, about </w:t>
      </w:r>
      <w:r w:rsidR="00392AEA" w:rsidRPr="002A3F64">
        <w:rPr>
          <w:rFonts w:ascii="Arial" w:hAnsi="Arial"/>
          <w:sz w:val="23"/>
          <w:lang w:val="en-CA"/>
          <w:rPrChange w:id="324" w:author="QC" w:date="2026-07-02T05:33:00Z">
            <w:rPr>
              <w:rFonts w:ascii="Arial" w:hAnsi="Arial"/>
              <w:sz w:val="23"/>
            </w:rPr>
          </w:rPrChange>
        </w:rPr>
        <w:t>15</w:t>
      </w:r>
      <w:r w:rsidR="00955D02" w:rsidRPr="002A3F64">
        <w:rPr>
          <w:rFonts w:ascii="Arial" w:hAnsi="Arial"/>
          <w:sz w:val="23"/>
          <w:lang w:val="en-CA"/>
          <w:rPrChange w:id="325" w:author="QC" w:date="2026-07-02T05:33:00Z">
            <w:rPr>
              <w:rFonts w:ascii="Arial" w:hAnsi="Arial"/>
              <w:sz w:val="23"/>
            </w:rPr>
          </w:rPrChange>
        </w:rPr>
        <w:t xml:space="preserve"> years ago when we were both working, teaching at, </w:t>
      </w:r>
      <w:r w:rsidR="007A0770" w:rsidRPr="002A3F64">
        <w:rPr>
          <w:rFonts w:ascii="Arial" w:hAnsi="Arial"/>
          <w:sz w:val="23"/>
          <w:lang w:val="en-CA"/>
          <w:rPrChange w:id="326" w:author="QC" w:date="2026-07-02T05:33:00Z">
            <w:rPr>
              <w:rFonts w:ascii="Arial" w:hAnsi="Arial"/>
              <w:sz w:val="23"/>
            </w:rPr>
          </w:rPrChange>
        </w:rPr>
        <w:t>um</w:t>
      </w:r>
      <w:del w:id="32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28" w:author="QC" w:date="2026-07-02T05:33:00Z">
        <w:r w:rsidR="007A0770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29" w:author="QC" w:date="2026-07-02T05:33:00Z">
            <w:rPr>
              <w:rFonts w:ascii="Arial" w:hAnsi="Arial"/>
              <w:sz w:val="23"/>
            </w:rPr>
          </w:rPrChange>
        </w:rPr>
        <w:t xml:space="preserve"> I was doing some special things at </w:t>
      </w:r>
      <w:r w:rsidR="00392AEA" w:rsidRPr="002A3F64">
        <w:rPr>
          <w:rFonts w:ascii="Arial" w:hAnsi="Arial"/>
          <w:sz w:val="23"/>
          <w:lang w:val="en-CA"/>
          <w:rPrChange w:id="330" w:author="QC" w:date="2026-07-02T05:33:00Z">
            <w:rPr>
              <w:rFonts w:ascii="Arial" w:hAnsi="Arial"/>
              <w:sz w:val="23"/>
            </w:rPr>
          </w:rPrChange>
        </w:rPr>
        <w:t xml:space="preserve">St. Catharines </w:t>
      </w:r>
      <w:r w:rsidR="00955D02" w:rsidRPr="002A3F64">
        <w:rPr>
          <w:rFonts w:ascii="Arial" w:hAnsi="Arial"/>
          <w:sz w:val="23"/>
          <w:lang w:val="en-CA"/>
          <w:rPrChange w:id="331" w:author="QC" w:date="2026-07-02T05:33:00Z">
            <w:rPr>
              <w:rFonts w:ascii="Arial" w:hAnsi="Arial"/>
              <w:sz w:val="23"/>
            </w:rPr>
          </w:rPrChange>
        </w:rPr>
        <w:t xml:space="preserve">Collegiate.  I retired eight years ago from DSBN.  Um, she and I, </w:t>
      </w:r>
      <w:r w:rsidR="007A0770" w:rsidRPr="002A3F64">
        <w:rPr>
          <w:rFonts w:ascii="Arial" w:hAnsi="Arial"/>
          <w:sz w:val="23"/>
          <w:lang w:val="en-CA"/>
          <w:rPrChange w:id="332" w:author="QC" w:date="2026-07-02T05:33:00Z">
            <w:rPr>
              <w:rFonts w:ascii="Arial" w:hAnsi="Arial"/>
              <w:sz w:val="23"/>
            </w:rPr>
          </w:rPrChange>
        </w:rPr>
        <w:t>uh</w:t>
      </w:r>
      <w:del w:id="33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34" w:author="QC" w:date="2026-07-02T05:33:00Z">
        <w:r w:rsidR="007A0770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35" w:author="QC" w:date="2026-07-02T05:33:00Z">
            <w:rPr>
              <w:rFonts w:ascii="Arial" w:hAnsi="Arial"/>
              <w:sz w:val="23"/>
            </w:rPr>
          </w:rPrChange>
        </w:rPr>
        <w:t xml:space="preserve"> she retired two years ago, but we, we've been playing tennis for, um, oh, I don't know, eight years now.  I just, </w:t>
      </w:r>
      <w:r w:rsidR="007A0770" w:rsidRPr="002A3F64">
        <w:rPr>
          <w:rFonts w:ascii="Arial" w:hAnsi="Arial"/>
          <w:sz w:val="23"/>
          <w:lang w:val="en-CA"/>
          <w:rPrChange w:id="336" w:author="QC" w:date="2026-07-02T05:33:00Z">
            <w:rPr>
              <w:rFonts w:ascii="Arial" w:hAnsi="Arial"/>
              <w:sz w:val="23"/>
            </w:rPr>
          </w:rPrChange>
        </w:rPr>
        <w:t>um</w:t>
      </w:r>
      <w:del w:id="33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38" w:author="QC" w:date="2026-07-02T05:33:00Z">
        <w:r w:rsidR="007A0770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39" w:author="QC" w:date="2026-07-02T05:33:00Z">
            <w:rPr>
              <w:rFonts w:ascii="Arial" w:hAnsi="Arial"/>
              <w:sz w:val="23"/>
            </w:rPr>
          </w:rPrChange>
        </w:rPr>
        <w:t xml:space="preserve"> she was my</w:t>
      </w:r>
      <w:r w:rsidR="00392AEA" w:rsidRPr="002A3F64">
        <w:rPr>
          <w:rFonts w:ascii="Arial" w:hAnsi="Arial"/>
          <w:sz w:val="23"/>
          <w:lang w:val="en-CA"/>
          <w:rPrChange w:id="340" w:author="QC" w:date="2026-07-02T05:33:00Z">
            <w:rPr>
              <w:rFonts w:ascii="Arial" w:hAnsi="Arial"/>
              <w:sz w:val="23"/>
            </w:rPr>
          </w:rPrChange>
        </w:rPr>
        <w:t>-, t</w:t>
      </w:r>
      <w:r w:rsidR="00955D02" w:rsidRPr="002A3F64">
        <w:rPr>
          <w:rFonts w:ascii="Arial" w:hAnsi="Arial"/>
          <w:sz w:val="23"/>
          <w:lang w:val="en-CA"/>
          <w:rPrChange w:id="341" w:author="QC" w:date="2026-07-02T05:33:00Z">
            <w:rPr>
              <w:rFonts w:ascii="Arial" w:hAnsi="Arial"/>
              <w:sz w:val="23"/>
            </w:rPr>
          </w:rPrChange>
        </w:rPr>
        <w:t xml:space="preserve">hat's right.  I think I, </w:t>
      </w:r>
      <w:r w:rsidR="009D6188" w:rsidRPr="002A3F64">
        <w:rPr>
          <w:rFonts w:ascii="Arial" w:hAnsi="Arial"/>
          <w:sz w:val="23"/>
          <w:lang w:val="en-CA"/>
          <w:rPrChange w:id="342" w:author="QC" w:date="2026-07-02T05:33:00Z">
            <w:rPr>
              <w:rFonts w:ascii="Arial" w:hAnsi="Arial"/>
              <w:sz w:val="23"/>
            </w:rPr>
          </w:rPrChange>
        </w:rPr>
        <w:t>um</w:t>
      </w:r>
      <w:del w:id="34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44" w:author="QC" w:date="2026-07-02T05:33:00Z">
        <w:r w:rsidR="009D6188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45" w:author="QC" w:date="2026-07-02T05:33:00Z">
            <w:rPr>
              <w:rFonts w:ascii="Arial" w:hAnsi="Arial"/>
              <w:sz w:val="23"/>
            </w:rPr>
          </w:rPrChange>
        </w:rPr>
        <w:t xml:space="preserve"> she, uh, she taught at </w:t>
      </w:r>
      <w:r w:rsidR="007D6F3D" w:rsidRPr="002A3F64">
        <w:rPr>
          <w:rFonts w:ascii="Arial" w:hAnsi="Arial"/>
          <w:sz w:val="23"/>
          <w:lang w:val="en-CA"/>
          <w:rPrChange w:id="346" w:author="QC" w:date="2026-07-02T05:33:00Z">
            <w:rPr>
              <w:rFonts w:ascii="Arial" w:hAnsi="Arial"/>
              <w:sz w:val="23"/>
            </w:rPr>
          </w:rPrChange>
        </w:rPr>
        <w:t xml:space="preserve">St. Catharines </w:t>
      </w:r>
      <w:r w:rsidR="00955D02" w:rsidRPr="002A3F64">
        <w:rPr>
          <w:rFonts w:ascii="Arial" w:hAnsi="Arial"/>
          <w:sz w:val="23"/>
          <w:lang w:val="en-CA"/>
          <w:rPrChange w:id="347" w:author="QC" w:date="2026-07-02T05:33:00Z">
            <w:rPr>
              <w:rFonts w:ascii="Arial" w:hAnsi="Arial"/>
              <w:sz w:val="23"/>
            </w:rPr>
          </w:rPrChange>
        </w:rPr>
        <w:t xml:space="preserve">Collegiate for </w:t>
      </w:r>
      <w:r w:rsidR="007D6F3D" w:rsidRPr="002A3F64">
        <w:rPr>
          <w:rFonts w:ascii="Arial" w:hAnsi="Arial"/>
          <w:sz w:val="23"/>
          <w:lang w:val="en-CA"/>
          <w:rPrChange w:id="348" w:author="QC" w:date="2026-07-02T05:33:00Z">
            <w:rPr>
              <w:rFonts w:ascii="Arial" w:hAnsi="Arial"/>
              <w:sz w:val="23"/>
            </w:rPr>
          </w:rPrChange>
        </w:rPr>
        <w:t>35</w:t>
      </w:r>
      <w:r w:rsidR="00955D02" w:rsidRPr="002A3F64">
        <w:rPr>
          <w:rFonts w:ascii="Arial" w:hAnsi="Arial"/>
          <w:sz w:val="23"/>
          <w:lang w:val="en-CA"/>
          <w:rPrChange w:id="349" w:author="QC" w:date="2026-07-02T05:33:00Z">
            <w:rPr>
              <w:rFonts w:ascii="Arial" w:hAnsi="Arial"/>
              <w:sz w:val="23"/>
            </w:rPr>
          </w:rPrChange>
        </w:rPr>
        <w:t xml:space="preserve"> years.  Um, she married George when the boys were</w:t>
      </w:r>
      <w:ins w:id="350" w:author="QC" w:date="2026-07-02T05:33:00Z">
        <w:r w:rsidR="00831E83" w:rsidRPr="002A3F64">
          <w:rPr>
            <w:rFonts w:ascii="Arial" w:hAnsi="Arial" w:cs="Arial"/>
            <w:bCs/>
            <w:sz w:val="23"/>
            <w:lang w:val="en-CA"/>
          </w:rPr>
          <w:t xml:space="preserve"> </w:t>
        </w:r>
      </w:ins>
    </w:p>
    <w:p w14:paraId="2EE657A4" w14:textId="29879CA8" w:rsidR="00A2227B" w:rsidRPr="002A3F64" w:rsidRDefault="007D6F3D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5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52" w:author="QC" w:date="2026-07-02T05:33:00Z">
            <w:rPr>
              <w:rFonts w:ascii="Arial" w:hAnsi="Arial"/>
              <w:sz w:val="23"/>
            </w:rPr>
          </w:rPrChange>
        </w:rPr>
        <w:t>00:07</w:t>
      </w:r>
      <w:r w:rsidRPr="002A3F64">
        <w:rPr>
          <w:rFonts w:ascii="Arial" w:hAnsi="Arial"/>
          <w:sz w:val="23"/>
          <w:lang w:val="en-CA"/>
          <w:rPrChange w:id="353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354" w:author="QC" w:date="2026-07-02T05:33:00Z">
            <w:rPr>
              <w:rFonts w:ascii="Arial" w:hAnsi="Arial"/>
              <w:sz w:val="23"/>
            </w:rPr>
          </w:rPrChange>
        </w:rPr>
        <w:t>really young, uh, when the wife left him with his boys</w:t>
      </w:r>
      <w:del w:id="35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356" w:author="QC" w:date="2026-07-02T05:33:00Z">
            <w:rPr>
              <w:rFonts w:ascii="Arial" w:hAnsi="Arial"/>
              <w:sz w:val="23"/>
            </w:rPr>
          </w:rPrChange>
        </w:rPr>
        <w:t xml:space="preserve"> and, um, Andrew, um, Basil, and the middle one</w:t>
      </w:r>
      <w:r w:rsidRPr="002A3F64">
        <w:rPr>
          <w:rFonts w:ascii="Arial" w:hAnsi="Arial"/>
          <w:sz w:val="23"/>
          <w:lang w:val="en-CA"/>
          <w:rPrChange w:id="357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  <w:r w:rsidR="00955D02" w:rsidRPr="002A3F64">
        <w:rPr>
          <w:rFonts w:ascii="Arial" w:hAnsi="Arial"/>
          <w:sz w:val="23"/>
          <w:lang w:val="en-CA"/>
          <w:rPrChange w:id="358" w:author="QC" w:date="2026-07-02T05:33:00Z">
            <w:rPr>
              <w:rFonts w:ascii="Arial" w:hAnsi="Arial"/>
              <w:sz w:val="23"/>
            </w:rPr>
          </w:rPrChange>
        </w:rPr>
        <w:t xml:space="preserve">I can't </w:t>
      </w:r>
      <w:r w:rsidR="00955D02" w:rsidRPr="002A3F64">
        <w:rPr>
          <w:rFonts w:ascii="Arial" w:hAnsi="Arial"/>
          <w:sz w:val="23"/>
          <w:lang w:val="en-CA"/>
          <w:rPrChange w:id="359" w:author="QC" w:date="2026-07-02T05:33:00Z">
            <w:rPr>
              <w:rFonts w:ascii="Arial" w:hAnsi="Arial"/>
              <w:sz w:val="23"/>
            </w:rPr>
          </w:rPrChange>
        </w:rPr>
        <w:lastRenderedPageBreak/>
        <w:t xml:space="preserve">remember.  But anyway, um, so yeah, we just, </w:t>
      </w:r>
      <w:r w:rsidR="00831E83" w:rsidRPr="002A3F64">
        <w:rPr>
          <w:rFonts w:ascii="Arial" w:hAnsi="Arial"/>
          <w:sz w:val="23"/>
          <w:lang w:val="en-CA"/>
          <w:rPrChange w:id="360" w:author="QC" w:date="2026-07-02T05:33:00Z">
            <w:rPr>
              <w:rFonts w:ascii="Arial" w:hAnsi="Arial"/>
              <w:sz w:val="23"/>
            </w:rPr>
          </w:rPrChange>
        </w:rPr>
        <w:t>um</w:t>
      </w:r>
      <w:del w:id="36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62" w:author="QC" w:date="2026-07-02T05:33:00Z">
        <w:r w:rsidR="00831E83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63" w:author="QC" w:date="2026-07-02T05:33:00Z">
            <w:rPr>
              <w:rFonts w:ascii="Arial" w:hAnsi="Arial"/>
              <w:sz w:val="23"/>
            </w:rPr>
          </w:rPrChange>
        </w:rPr>
        <w:t xml:space="preserve"> we became very close.  I had retired earlier than she did</w:t>
      </w:r>
      <w:del w:id="36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365" w:author="QC" w:date="2026-07-02T05:33:00Z">
            <w:rPr>
              <w:rFonts w:ascii="Arial" w:hAnsi="Arial"/>
              <w:sz w:val="23"/>
            </w:rPr>
          </w:rPrChange>
        </w:rPr>
        <w:t xml:space="preserve"> and, um, I started teaching tennis to kids and adults and she was helping me</w:t>
      </w:r>
      <w:del w:id="36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367" w:author="QC" w:date="2026-07-02T05:33:00Z">
            <w:rPr>
              <w:rFonts w:ascii="Arial" w:hAnsi="Arial"/>
              <w:sz w:val="23"/>
            </w:rPr>
          </w:rPrChange>
        </w:rPr>
        <w:t xml:space="preserve"> and, uh, she'd played tennis for a long time.  She's from Niagara Lake.</w:t>
      </w:r>
      <w:r w:rsidR="00CC40BF" w:rsidRPr="002A3F64">
        <w:rPr>
          <w:rFonts w:ascii="Arial" w:hAnsi="Arial"/>
          <w:sz w:val="23"/>
          <w:lang w:val="en-CA"/>
          <w:rPrChange w:id="368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369" w:author="QC" w:date="2026-07-02T05:33:00Z">
            <w:rPr>
              <w:rFonts w:ascii="Arial" w:hAnsi="Arial"/>
              <w:sz w:val="23"/>
            </w:rPr>
          </w:rPrChange>
        </w:rPr>
        <w:t>Um, I've known George ever since I've known Jen, and, um, I know that, uh, she was teaching at</w:t>
      </w:r>
      <w:del w:id="37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71" w:author="QC" w:date="2026-07-02T05:33:00Z">
        <w:r w:rsidR="00A2227B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72" w:author="QC" w:date="2026-07-02T05:33:00Z">
            <w:rPr>
              <w:rFonts w:ascii="Arial" w:hAnsi="Arial"/>
              <w:sz w:val="23"/>
            </w:rPr>
          </w:rPrChange>
        </w:rPr>
        <w:t xml:space="preserve"> uh, she was supply teaching at, um, uh, Eden a week ago and with my principal friend, Kelly Parlatore</w:t>
      </w:r>
      <w:del w:id="373" w:author="QC" w:date="2026-07-02T05:33:00Z">
        <w:r w:rsidR="00CC40BF">
          <w:rPr>
            <w:rFonts w:ascii="Arial" w:hAnsi="Arial" w:cs="Arial"/>
            <w:bCs/>
            <w:sz w:val="23"/>
          </w:rPr>
          <w:delText>(ph)</w:delText>
        </w:r>
        <w:r w:rsidR="00955D02" w:rsidRPr="00955D02">
          <w:rPr>
            <w:rFonts w:ascii="Arial" w:hAnsi="Arial" w:cs="Arial"/>
            <w:bCs/>
            <w:sz w:val="23"/>
          </w:rPr>
          <w:delText>.</w:delText>
        </w:r>
      </w:del>
      <w:ins w:id="374" w:author="QC" w:date="2026-07-02T05:33:00Z">
        <w:r w:rsidR="00A2227B" w:rsidRPr="002A3F64">
          <w:rPr>
            <w:rFonts w:ascii="Arial" w:hAnsi="Arial" w:cs="Arial"/>
            <w:bCs/>
            <w:sz w:val="23"/>
            <w:lang w:val="en-CA"/>
          </w:rPr>
          <w:t>.</w:t>
        </w:r>
      </w:ins>
      <w:r w:rsidR="00A2227B" w:rsidRPr="002A3F64">
        <w:rPr>
          <w:rFonts w:ascii="Arial" w:hAnsi="Arial"/>
          <w:sz w:val="23"/>
          <w:lang w:val="en-CA"/>
          <w:rPrChange w:id="375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</w:p>
    <w:p w14:paraId="0137E23B" w14:textId="3B459C05" w:rsidR="009653A7" w:rsidRPr="002A3F64" w:rsidRDefault="00A2227B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7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77" w:author="QC" w:date="2026-07-02T05:33:00Z">
            <w:rPr>
              <w:rFonts w:ascii="Arial" w:hAnsi="Arial"/>
              <w:sz w:val="23"/>
            </w:rPr>
          </w:rPrChange>
        </w:rPr>
        <w:t>00:08</w:t>
      </w:r>
      <w:r w:rsidRPr="002A3F64">
        <w:rPr>
          <w:rFonts w:ascii="Arial" w:hAnsi="Arial"/>
          <w:sz w:val="23"/>
          <w:lang w:val="en-CA"/>
          <w:rPrChange w:id="378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379" w:author="QC" w:date="2026-07-02T05:33:00Z">
            <w:rPr>
              <w:rFonts w:ascii="Arial" w:hAnsi="Arial"/>
              <w:sz w:val="23"/>
            </w:rPr>
          </w:rPrChange>
        </w:rPr>
        <w:t>So she just, um, had so much going for her, and I know about her sister, um, Roberta</w:t>
      </w:r>
      <w:r w:rsidR="00CC40BF" w:rsidRPr="002A3F64">
        <w:rPr>
          <w:rFonts w:ascii="Arial" w:hAnsi="Arial"/>
          <w:sz w:val="23"/>
          <w:lang w:val="en-CA"/>
          <w:rPrChange w:id="380" w:author="QC" w:date="2026-07-02T05:33:00Z">
            <w:rPr>
              <w:rFonts w:ascii="Arial" w:hAnsi="Arial"/>
              <w:sz w:val="23"/>
            </w:rPr>
          </w:rPrChange>
        </w:rPr>
        <w:t>(ph)</w:t>
      </w:r>
      <w:r w:rsidR="00955D02" w:rsidRPr="002A3F64">
        <w:rPr>
          <w:rFonts w:ascii="Arial" w:hAnsi="Arial"/>
          <w:sz w:val="23"/>
          <w:lang w:val="en-CA"/>
          <w:rPrChange w:id="381" w:author="QC" w:date="2026-07-02T05:33:00Z">
            <w:rPr>
              <w:rFonts w:ascii="Arial" w:hAnsi="Arial"/>
              <w:sz w:val="23"/>
            </w:rPr>
          </w:rPrChange>
        </w:rPr>
        <w:t xml:space="preserve">, Roberta was a guidance </w:t>
      </w:r>
      <w:r w:rsidR="0078386E" w:rsidRPr="002A3F64">
        <w:rPr>
          <w:rFonts w:ascii="Arial" w:hAnsi="Arial"/>
          <w:sz w:val="23"/>
          <w:lang w:val="en-CA"/>
          <w:rPrChange w:id="382" w:author="QC" w:date="2026-07-02T05:33:00Z">
            <w:rPr>
              <w:rFonts w:ascii="Arial" w:hAnsi="Arial"/>
              <w:sz w:val="23"/>
            </w:rPr>
          </w:rPrChange>
        </w:rPr>
        <w:t>counsellor</w:t>
      </w:r>
      <w:r w:rsidR="00955D02" w:rsidRPr="002A3F64">
        <w:rPr>
          <w:rFonts w:ascii="Arial" w:hAnsi="Arial"/>
          <w:sz w:val="23"/>
          <w:lang w:val="en-CA"/>
          <w:rPrChange w:id="383" w:author="QC" w:date="2026-07-02T05:33:00Z">
            <w:rPr>
              <w:rFonts w:ascii="Arial" w:hAnsi="Arial"/>
              <w:sz w:val="23"/>
            </w:rPr>
          </w:rPrChange>
        </w:rPr>
        <w:t xml:space="preserve"> at A. N. M</w:t>
      </w:r>
      <w:r w:rsidR="008677A8" w:rsidRPr="002A3F64">
        <w:rPr>
          <w:rFonts w:ascii="Arial" w:hAnsi="Arial"/>
          <w:sz w:val="23"/>
          <w:lang w:val="en-CA"/>
          <w:rPrChange w:id="384" w:author="QC" w:date="2026-07-02T05:33:00Z">
            <w:rPr>
              <w:rFonts w:ascii="Arial" w:hAnsi="Arial"/>
              <w:sz w:val="23"/>
            </w:rPr>
          </w:rPrChange>
        </w:rPr>
        <w:t>a</w:t>
      </w:r>
      <w:r w:rsidR="00955D02" w:rsidRPr="002A3F64">
        <w:rPr>
          <w:rFonts w:ascii="Arial" w:hAnsi="Arial"/>
          <w:sz w:val="23"/>
          <w:lang w:val="en-CA"/>
          <w:rPrChange w:id="385" w:author="QC" w:date="2026-07-02T05:33:00Z">
            <w:rPr>
              <w:rFonts w:ascii="Arial" w:hAnsi="Arial"/>
              <w:sz w:val="23"/>
            </w:rPr>
          </w:rPrChange>
        </w:rPr>
        <w:t xml:space="preserve">yer.  Um, Jen was the younger sister.  Um, Jen was </w:t>
      </w:r>
      <w:r w:rsidR="008677A8" w:rsidRPr="002A3F64">
        <w:rPr>
          <w:rFonts w:ascii="Arial" w:hAnsi="Arial"/>
          <w:sz w:val="23"/>
          <w:lang w:val="en-CA"/>
          <w:rPrChange w:id="386" w:author="QC" w:date="2026-07-02T05:33:00Z">
            <w:rPr>
              <w:rFonts w:ascii="Arial" w:hAnsi="Arial"/>
              <w:sz w:val="23"/>
            </w:rPr>
          </w:rPrChange>
        </w:rPr>
        <w:t>59</w:t>
      </w:r>
      <w:r w:rsidR="00955D02" w:rsidRPr="002A3F64">
        <w:rPr>
          <w:rFonts w:ascii="Arial" w:hAnsi="Arial"/>
          <w:sz w:val="23"/>
          <w:lang w:val="en-CA"/>
          <w:rPrChange w:id="387" w:author="QC" w:date="2026-07-02T05:33:00Z">
            <w:rPr>
              <w:rFonts w:ascii="Arial" w:hAnsi="Arial"/>
              <w:sz w:val="23"/>
            </w:rPr>
          </w:rPrChange>
        </w:rPr>
        <w:t>.  Roberta has five sons.  She lives out in Niagara Lake, and, uh, her</w:t>
      </w:r>
      <w:r w:rsidR="008677A8" w:rsidRPr="002A3F64">
        <w:rPr>
          <w:rFonts w:ascii="Arial" w:hAnsi="Arial"/>
          <w:sz w:val="23"/>
          <w:lang w:val="en-CA"/>
          <w:rPrChange w:id="388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389" w:author="QC" w:date="2026-07-02T05:33:00Z">
            <w:rPr>
              <w:rFonts w:ascii="Arial" w:hAnsi="Arial"/>
              <w:sz w:val="23"/>
            </w:rPr>
          </w:rPrChange>
        </w:rPr>
        <w:t>, Jen's mom, um, I've been with her a number of times because she</w:t>
      </w:r>
      <w:del w:id="39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91" w:author="QC" w:date="2026-07-02T05:33:00Z">
        <w:r w:rsidR="00254FCE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92" w:author="QC" w:date="2026-07-02T05:33:00Z">
            <w:rPr>
              <w:rFonts w:ascii="Arial" w:hAnsi="Arial"/>
              <w:sz w:val="23"/>
            </w:rPr>
          </w:rPrChange>
        </w:rPr>
        <w:t xml:space="preserve"> she's </w:t>
      </w:r>
      <w:r w:rsidR="008677A8" w:rsidRPr="002A3F64">
        <w:rPr>
          <w:rFonts w:ascii="Arial" w:hAnsi="Arial"/>
          <w:sz w:val="23"/>
          <w:lang w:val="en-CA"/>
          <w:rPrChange w:id="393" w:author="QC" w:date="2026-07-02T05:33:00Z">
            <w:rPr>
              <w:rFonts w:ascii="Arial" w:hAnsi="Arial"/>
              <w:sz w:val="23"/>
            </w:rPr>
          </w:rPrChange>
        </w:rPr>
        <w:t>90</w:t>
      </w:r>
      <w:r w:rsidR="00955D02" w:rsidRPr="002A3F64">
        <w:rPr>
          <w:rFonts w:ascii="Arial" w:hAnsi="Arial"/>
          <w:sz w:val="23"/>
          <w:lang w:val="en-CA"/>
          <w:rPrChange w:id="394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  <w:r w:rsidR="008677A8" w:rsidRPr="002A3F64">
        <w:rPr>
          <w:rFonts w:ascii="Arial" w:hAnsi="Arial"/>
          <w:sz w:val="23"/>
          <w:lang w:val="en-CA"/>
          <w:rPrChange w:id="395" w:author="QC" w:date="2026-07-02T05:33:00Z">
            <w:rPr>
              <w:rFonts w:ascii="Arial" w:hAnsi="Arial"/>
              <w:sz w:val="23"/>
            </w:rPr>
          </w:rPrChange>
        </w:rPr>
        <w:t>90</w:t>
      </w:r>
      <w:r w:rsidR="00955D02" w:rsidRPr="002A3F64">
        <w:rPr>
          <w:rFonts w:ascii="Arial" w:hAnsi="Arial"/>
          <w:sz w:val="23"/>
          <w:lang w:val="en-CA"/>
          <w:rPrChange w:id="396" w:author="QC" w:date="2026-07-02T05:33:00Z">
            <w:rPr>
              <w:rFonts w:ascii="Arial" w:hAnsi="Arial"/>
              <w:sz w:val="23"/>
            </w:rPr>
          </w:rPrChange>
        </w:rPr>
        <w:t xml:space="preserve"> or </w:t>
      </w:r>
      <w:r w:rsidR="008677A8" w:rsidRPr="002A3F64">
        <w:rPr>
          <w:rFonts w:ascii="Arial" w:hAnsi="Arial"/>
          <w:sz w:val="23"/>
          <w:lang w:val="en-CA"/>
          <w:rPrChange w:id="397" w:author="QC" w:date="2026-07-02T05:33:00Z">
            <w:rPr>
              <w:rFonts w:ascii="Arial" w:hAnsi="Arial"/>
              <w:sz w:val="23"/>
            </w:rPr>
          </w:rPrChange>
        </w:rPr>
        <w:t>92</w:t>
      </w:r>
      <w:r w:rsidR="00955D02" w:rsidRPr="002A3F64">
        <w:rPr>
          <w:rFonts w:ascii="Arial" w:hAnsi="Arial"/>
          <w:sz w:val="23"/>
          <w:lang w:val="en-CA"/>
          <w:rPrChange w:id="398" w:author="QC" w:date="2026-07-02T05:33:00Z">
            <w:rPr>
              <w:rFonts w:ascii="Arial" w:hAnsi="Arial"/>
              <w:sz w:val="23"/>
            </w:rPr>
          </w:rPrChange>
        </w:rPr>
        <w:t>.  She lives in Queenston, and she broke her hip last November, so</w:t>
      </w:r>
      <w:del w:id="39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400" w:author="QC" w:date="2026-07-02T05:33:00Z">
        <w:r w:rsidR="00254FCE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401" w:author="QC" w:date="2026-07-02T05:33:00Z">
            <w:rPr>
              <w:rFonts w:ascii="Arial" w:hAnsi="Arial"/>
              <w:sz w:val="23"/>
            </w:rPr>
          </w:rPrChange>
        </w:rPr>
        <w:t xml:space="preserve"> and they decided to operate, so</w:t>
      </w:r>
      <w:r w:rsidR="00CE229E" w:rsidRPr="002A3F64">
        <w:rPr>
          <w:rFonts w:ascii="Arial" w:hAnsi="Arial"/>
          <w:sz w:val="23"/>
          <w:lang w:val="en-CA"/>
          <w:rPrChange w:id="402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403" w:author="QC" w:date="2026-07-02T05:33:00Z">
            <w:rPr>
              <w:rFonts w:ascii="Arial" w:hAnsi="Arial"/>
              <w:sz w:val="23"/>
            </w:rPr>
          </w:rPrChange>
        </w:rPr>
        <w:t>ou know, I was h</w:t>
      </w:r>
      <w:r w:rsidR="008677A8" w:rsidRPr="002A3F64">
        <w:rPr>
          <w:rFonts w:ascii="Arial" w:hAnsi="Arial"/>
          <w:sz w:val="23"/>
          <w:lang w:val="en-CA"/>
          <w:rPrChange w:id="404" w:author="QC" w:date="2026-07-02T05:33:00Z">
            <w:rPr>
              <w:rFonts w:ascii="Arial" w:hAnsi="Arial"/>
              <w:sz w:val="23"/>
            </w:rPr>
          </w:rPrChange>
        </w:rPr>
        <w:t>elping Jen</w:t>
      </w:r>
      <w:r w:rsidR="00CE229E" w:rsidRPr="002A3F64">
        <w:rPr>
          <w:rFonts w:ascii="Arial" w:hAnsi="Arial"/>
          <w:sz w:val="23"/>
          <w:lang w:val="en-CA"/>
          <w:rPrChange w:id="405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406" w:author="QC" w:date="2026-07-02T05:33:00Z">
            <w:rPr>
              <w:rFonts w:ascii="Arial" w:hAnsi="Arial"/>
              <w:sz w:val="23"/>
            </w:rPr>
          </w:rPrChange>
        </w:rPr>
        <w:t>ou know, with getting assistive devices and stuff.  And I was up at Shaver visiting her mom and</w:t>
      </w:r>
      <w:r w:rsidR="008677A8" w:rsidRPr="002A3F64">
        <w:rPr>
          <w:rFonts w:ascii="Arial" w:hAnsi="Arial"/>
          <w:sz w:val="23"/>
          <w:lang w:val="en-CA"/>
          <w:rPrChange w:id="407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  <w:r w:rsidR="00955D02" w:rsidRPr="002A3F64">
        <w:rPr>
          <w:rFonts w:ascii="Arial" w:hAnsi="Arial"/>
          <w:sz w:val="23"/>
          <w:lang w:val="en-CA"/>
          <w:rPrChange w:id="408" w:author="QC" w:date="2026-07-02T05:33:00Z">
            <w:rPr>
              <w:rFonts w:ascii="Arial" w:hAnsi="Arial"/>
              <w:sz w:val="23"/>
            </w:rPr>
          </w:rPrChange>
        </w:rPr>
        <w:t>and then there was</w:t>
      </w:r>
      <w:r w:rsidR="008677A8" w:rsidRPr="002A3F64">
        <w:rPr>
          <w:rFonts w:ascii="Arial" w:hAnsi="Arial"/>
          <w:sz w:val="23"/>
          <w:lang w:val="en-CA"/>
          <w:rPrChange w:id="409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410" w:author="QC" w:date="2026-07-02T05:33:00Z">
            <w:rPr>
              <w:rFonts w:ascii="Arial" w:hAnsi="Arial"/>
              <w:sz w:val="23"/>
            </w:rPr>
          </w:rPrChange>
        </w:rPr>
        <w:t>I know Jen and I had been talking for years about the mental health problems of her stepsons.</w:t>
      </w:r>
      <w:r w:rsidR="008677A8" w:rsidRPr="002A3F64">
        <w:rPr>
          <w:rFonts w:ascii="Arial" w:hAnsi="Arial"/>
          <w:sz w:val="23"/>
          <w:lang w:val="en-CA"/>
          <w:rPrChange w:id="411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412" w:author="QC" w:date="2026-07-02T05:33:00Z">
            <w:rPr>
              <w:rFonts w:ascii="Arial" w:hAnsi="Arial"/>
              <w:sz w:val="23"/>
            </w:rPr>
          </w:rPrChange>
        </w:rPr>
        <w:t>And, um, as much as I could, I just</w:t>
      </w:r>
      <w:del w:id="41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414" w:author="QC" w:date="2026-07-02T05:33:00Z">
        <w:r w:rsidR="009653A7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415" w:author="QC" w:date="2026-07-02T05:33:00Z">
            <w:rPr>
              <w:rFonts w:ascii="Arial" w:hAnsi="Arial"/>
              <w:sz w:val="23"/>
            </w:rPr>
          </w:rPrChange>
        </w:rPr>
        <w:t xml:space="preserve"> I tried to listen and</w:t>
      </w:r>
      <w:del w:id="41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have</w:delText>
        </w:r>
      </w:del>
      <w:r w:rsidR="00955D02" w:rsidRPr="002A3F64">
        <w:rPr>
          <w:rFonts w:ascii="Arial" w:hAnsi="Arial"/>
          <w:sz w:val="23"/>
          <w:lang w:val="en-CA"/>
          <w:rPrChange w:id="417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</w:p>
    <w:p w14:paraId="57A6D3FC" w14:textId="44EB5D4D" w:rsidR="00181CE2" w:rsidRPr="002A3F64" w:rsidRDefault="009653A7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41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419" w:author="QC" w:date="2026-07-02T05:33:00Z">
            <w:rPr>
              <w:rFonts w:ascii="Arial" w:hAnsi="Arial"/>
              <w:sz w:val="23"/>
            </w:rPr>
          </w:rPrChange>
        </w:rPr>
        <w:t>00:09</w:t>
      </w:r>
      <w:r w:rsidRPr="002A3F64">
        <w:rPr>
          <w:rFonts w:ascii="Arial" w:hAnsi="Arial"/>
          <w:sz w:val="23"/>
          <w:lang w:val="en-CA"/>
          <w:rPrChange w:id="420" w:author="QC" w:date="2026-07-02T05:33:00Z">
            <w:rPr>
              <w:rFonts w:ascii="Arial" w:hAnsi="Arial"/>
              <w:sz w:val="23"/>
            </w:rPr>
          </w:rPrChange>
        </w:rPr>
        <w:tab/>
      </w:r>
      <w:ins w:id="421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have </w:t>
        </w:r>
      </w:ins>
      <w:r w:rsidR="00955D02" w:rsidRPr="002A3F64">
        <w:rPr>
          <w:rFonts w:ascii="Arial" w:hAnsi="Arial"/>
          <w:sz w:val="23"/>
          <w:lang w:val="en-CA"/>
          <w:rPrChange w:id="422" w:author="QC" w:date="2026-07-02T05:33:00Z">
            <w:rPr>
              <w:rFonts w:ascii="Arial" w:hAnsi="Arial"/>
              <w:sz w:val="23"/>
            </w:rPr>
          </w:rPrChange>
        </w:rPr>
        <w:t>suggested so many different things because I've gone through so much myself and I know that she had talked about</w:t>
      </w:r>
      <w:r w:rsidR="00517121" w:rsidRPr="002A3F64">
        <w:rPr>
          <w:rFonts w:ascii="Arial" w:hAnsi="Arial"/>
          <w:sz w:val="23"/>
          <w:lang w:val="en-CA"/>
          <w:rPrChange w:id="423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424" w:author="QC" w:date="2026-07-02T05:33:00Z">
            <w:rPr>
              <w:rFonts w:ascii="Arial" w:hAnsi="Arial"/>
              <w:sz w:val="23"/>
            </w:rPr>
          </w:rPrChange>
        </w:rPr>
        <w:t>I met Andrew three or four times and, um, and, uh, she was</w:t>
      </w:r>
      <w:del w:id="425" w:author="QC" w:date="2026-07-02T05:33:00Z">
        <w:r w:rsidR="00CE229E">
          <w:rPr>
            <w:rFonts w:ascii="Arial" w:hAnsi="Arial" w:cs="Arial"/>
            <w:bCs/>
            <w:sz w:val="23"/>
          </w:rPr>
          <w:delText>,</w:delText>
        </w:r>
      </w:del>
      <w:ins w:id="426" w:author="QC" w:date="2026-07-02T05:33:00Z">
        <w:r w:rsidR="0064119B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CE229E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CE229E" w:rsidRPr="002A3F64">
        <w:rPr>
          <w:rFonts w:ascii="Arial" w:hAnsi="Arial"/>
          <w:sz w:val="23"/>
          <w:lang w:val="en-CA"/>
          <w:rPrChange w:id="427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428" w:author="QC" w:date="2026-07-02T05:33:00Z">
            <w:rPr>
              <w:rFonts w:ascii="Arial" w:hAnsi="Arial"/>
              <w:sz w:val="23"/>
            </w:rPr>
          </w:rPrChange>
        </w:rPr>
        <w:t>ou know, she showed me his bedroom up in their house, like I've been at their house many times.  And my husband and I have</w:t>
      </w:r>
      <w:r w:rsidR="00CE229E" w:rsidRPr="002A3F64">
        <w:rPr>
          <w:rFonts w:ascii="Arial" w:hAnsi="Arial"/>
          <w:sz w:val="23"/>
          <w:lang w:val="en-CA"/>
          <w:rPrChange w:id="429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430" w:author="QC" w:date="2026-07-02T05:33:00Z">
            <w:rPr>
              <w:rFonts w:ascii="Arial" w:hAnsi="Arial"/>
              <w:sz w:val="23"/>
            </w:rPr>
          </w:rPrChange>
        </w:rPr>
        <w:t>ou know, hung out with George and Jen a number of times</w:t>
      </w:r>
      <w:del w:id="43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And</w:delText>
        </w:r>
      </w:del>
      <w:ins w:id="432" w:author="QC" w:date="2026-07-02T05:33:00Z">
        <w:r w:rsidR="0064119B" w:rsidRPr="002A3F64">
          <w:rPr>
            <w:rFonts w:ascii="Arial" w:hAnsi="Arial" w:cs="Arial"/>
            <w:bCs/>
            <w:sz w:val="23"/>
            <w:lang w:val="en-CA"/>
          </w:rPr>
          <w:t xml:space="preserve">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433" w:author="QC" w:date="2026-07-02T05:33:00Z">
            <w:rPr>
              <w:rFonts w:ascii="Arial" w:hAnsi="Arial"/>
              <w:sz w:val="23"/>
            </w:rPr>
          </w:rPrChange>
        </w:rPr>
        <w:t xml:space="preserve"> they've been to our house</w:t>
      </w:r>
      <w:del w:id="43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and</w:delText>
        </w:r>
      </w:del>
      <w:ins w:id="435" w:author="QC" w:date="2026-07-02T05:33:00Z">
        <w:r w:rsidR="0064119B" w:rsidRPr="002A3F64">
          <w:rPr>
            <w:rFonts w:ascii="Arial" w:hAnsi="Arial" w:cs="Arial"/>
            <w:bCs/>
            <w:sz w:val="23"/>
            <w:lang w:val="en-CA"/>
          </w:rPr>
          <w:t>. 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436" w:author="QC" w:date="2026-07-02T05:33:00Z">
            <w:rPr>
              <w:rFonts w:ascii="Arial" w:hAnsi="Arial"/>
              <w:sz w:val="23"/>
            </w:rPr>
          </w:rPrChange>
        </w:rPr>
        <w:t>, um, my husband's a</w:t>
      </w:r>
      <w:r w:rsidR="00517121" w:rsidRPr="002A3F64">
        <w:rPr>
          <w:rFonts w:ascii="Arial" w:hAnsi="Arial"/>
          <w:sz w:val="23"/>
          <w:lang w:val="en-CA"/>
          <w:rPrChange w:id="437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438" w:author="QC" w:date="2026-07-02T05:33:00Z">
            <w:rPr>
              <w:rFonts w:ascii="Arial" w:hAnsi="Arial"/>
              <w:sz w:val="23"/>
            </w:rPr>
          </w:rPrChange>
        </w:rPr>
        <w:t xml:space="preserve">head of Rotary in Niagara Falls, and so Jen and George have come out to </w:t>
      </w:r>
      <w:r w:rsidR="00955D02" w:rsidRPr="002A3F64">
        <w:rPr>
          <w:rFonts w:ascii="Arial" w:hAnsi="Arial"/>
          <w:sz w:val="23"/>
          <w:lang w:val="en-CA"/>
          <w:rPrChange w:id="439" w:author="QC" w:date="2026-07-02T05:33:00Z">
            <w:rPr>
              <w:rFonts w:ascii="Arial" w:hAnsi="Arial"/>
              <w:sz w:val="23"/>
            </w:rPr>
          </w:rPrChange>
        </w:rPr>
        <w:lastRenderedPageBreak/>
        <w:t>help us out there.  And, um, George, um, I know all about him working at what he does</w:t>
      </w:r>
      <w:del w:id="44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. </w:delText>
        </w:r>
      </w:del>
      <w:ins w:id="441" w:author="QC" w:date="2026-07-02T05:33:00Z">
        <w:r w:rsidR="00181CE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181CE2" w:rsidRPr="002A3F64">
        <w:rPr>
          <w:rFonts w:ascii="Arial" w:hAnsi="Arial"/>
          <w:sz w:val="23"/>
          <w:lang w:val="en-CA"/>
          <w:rPrChange w:id="442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443" w:author="QC" w:date="2026-07-02T05:33:00Z">
            <w:rPr>
              <w:rFonts w:ascii="Arial" w:hAnsi="Arial"/>
              <w:sz w:val="23"/>
            </w:rPr>
          </w:rPrChange>
        </w:rPr>
        <w:t>I know about his past experiences.  I just have always</w:t>
      </w:r>
      <w:r w:rsidR="00890688" w:rsidRPr="002A3F64">
        <w:rPr>
          <w:rFonts w:ascii="Arial" w:hAnsi="Arial"/>
          <w:sz w:val="23"/>
          <w:lang w:val="en-CA"/>
          <w:rPrChange w:id="444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445" w:author="QC" w:date="2026-07-02T05:33:00Z">
            <w:rPr>
              <w:rFonts w:ascii="Arial" w:hAnsi="Arial"/>
              <w:sz w:val="23"/>
            </w:rPr>
          </w:rPrChange>
        </w:rPr>
        <w:t xml:space="preserve">I've talked to George about how his boys need </w:t>
      </w:r>
      <w:r w:rsidR="00890688" w:rsidRPr="002A3F64">
        <w:rPr>
          <w:rFonts w:ascii="Arial" w:hAnsi="Arial"/>
          <w:sz w:val="23"/>
          <w:lang w:val="en-CA"/>
          <w:rPrChange w:id="446" w:author="QC" w:date="2026-07-02T05:33:00Z">
            <w:rPr>
              <w:rFonts w:ascii="Arial" w:hAnsi="Arial"/>
              <w:sz w:val="23"/>
            </w:rPr>
          </w:rPrChange>
        </w:rPr>
        <w:t>counselling</w:t>
      </w:r>
      <w:r w:rsidR="00955D02" w:rsidRPr="002A3F64">
        <w:rPr>
          <w:rFonts w:ascii="Arial" w:hAnsi="Arial"/>
          <w:sz w:val="23"/>
          <w:lang w:val="en-CA"/>
          <w:rPrChange w:id="447" w:author="QC" w:date="2026-07-02T05:33:00Z">
            <w:rPr>
              <w:rFonts w:ascii="Arial" w:hAnsi="Arial"/>
              <w:sz w:val="23"/>
            </w:rPr>
          </w:rPrChange>
        </w:rPr>
        <w:t xml:space="preserve"> and he needs </w:t>
      </w:r>
      <w:r w:rsidR="00890688" w:rsidRPr="002A3F64">
        <w:rPr>
          <w:rFonts w:ascii="Arial" w:hAnsi="Arial"/>
          <w:sz w:val="23"/>
          <w:lang w:val="en-CA"/>
          <w:rPrChange w:id="448" w:author="QC" w:date="2026-07-02T05:33:00Z">
            <w:rPr>
              <w:rFonts w:ascii="Arial" w:hAnsi="Arial"/>
              <w:sz w:val="23"/>
            </w:rPr>
          </w:rPrChange>
        </w:rPr>
        <w:t>counselling</w:t>
      </w:r>
      <w:r w:rsidR="00955D02" w:rsidRPr="002A3F64">
        <w:rPr>
          <w:rFonts w:ascii="Arial" w:hAnsi="Arial"/>
          <w:sz w:val="23"/>
          <w:lang w:val="en-CA"/>
          <w:rPrChange w:id="449" w:author="QC" w:date="2026-07-02T05:33:00Z">
            <w:rPr>
              <w:rFonts w:ascii="Arial" w:hAnsi="Arial"/>
              <w:sz w:val="23"/>
            </w:rPr>
          </w:rPrChange>
        </w:rPr>
        <w:t xml:space="preserve"> and</w:t>
      </w:r>
      <w:r w:rsidR="00CE229E" w:rsidRPr="002A3F64">
        <w:rPr>
          <w:rFonts w:ascii="Arial" w:hAnsi="Arial"/>
          <w:sz w:val="23"/>
          <w:lang w:val="en-CA"/>
          <w:rPrChange w:id="45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451" w:author="QC" w:date="2026-07-02T05:33:00Z">
            <w:rPr>
              <w:rFonts w:ascii="Arial" w:hAnsi="Arial"/>
              <w:sz w:val="23"/>
            </w:rPr>
          </w:rPrChange>
        </w:rPr>
        <w:t xml:space="preserve">ou know, and </w:t>
      </w:r>
    </w:p>
    <w:p w14:paraId="54AF9FDC" w14:textId="6299B04A" w:rsidR="00104730" w:rsidRPr="002A3F64" w:rsidRDefault="00181CE2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45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453" w:author="QC" w:date="2026-07-02T05:33:00Z">
            <w:rPr>
              <w:rFonts w:ascii="Arial" w:hAnsi="Arial"/>
              <w:sz w:val="23"/>
            </w:rPr>
          </w:rPrChange>
        </w:rPr>
        <w:t>00:10</w:t>
      </w:r>
      <w:r w:rsidRPr="002A3F64">
        <w:rPr>
          <w:rFonts w:ascii="Arial" w:hAnsi="Arial"/>
          <w:sz w:val="23"/>
          <w:lang w:val="en-CA"/>
          <w:rPrChange w:id="454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455" w:author="QC" w:date="2026-07-02T05:33:00Z">
            <w:rPr>
              <w:rFonts w:ascii="Arial" w:hAnsi="Arial"/>
              <w:sz w:val="23"/>
            </w:rPr>
          </w:rPrChange>
        </w:rPr>
        <w:t>he has always said to me</w:t>
      </w:r>
      <w:del w:id="45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457" w:author="QC" w:date="2026-07-02T05:33:00Z">
            <w:rPr>
              <w:rFonts w:ascii="Arial" w:hAnsi="Arial"/>
              <w:sz w:val="23"/>
            </w:rPr>
          </w:rPrChange>
        </w:rPr>
        <w:t xml:space="preserve"> when Jen's not there, </w:t>
      </w:r>
      <w:r w:rsidR="00890688" w:rsidRPr="002A3F64">
        <w:rPr>
          <w:rFonts w:ascii="Arial" w:hAnsi="Arial"/>
          <w:sz w:val="23"/>
          <w:lang w:val="en-CA"/>
          <w:rPrChange w:id="458" w:author="QC" w:date="2026-07-02T05:33:00Z">
            <w:rPr>
              <w:rFonts w:ascii="Arial" w:hAnsi="Arial"/>
              <w:sz w:val="23"/>
            </w:rPr>
          </w:rPrChange>
        </w:rPr>
        <w:t>o</w:t>
      </w:r>
      <w:r w:rsidR="00955D02" w:rsidRPr="002A3F64">
        <w:rPr>
          <w:rFonts w:ascii="Arial" w:hAnsi="Arial"/>
          <w:sz w:val="23"/>
          <w:lang w:val="en-CA"/>
          <w:rPrChange w:id="459" w:author="QC" w:date="2026-07-02T05:33:00Z">
            <w:rPr>
              <w:rFonts w:ascii="Arial" w:hAnsi="Arial"/>
              <w:sz w:val="23"/>
            </w:rPr>
          </w:rPrChange>
        </w:rPr>
        <w:t>h, Karen</w:t>
      </w:r>
      <w:r w:rsidR="00CE229E" w:rsidRPr="002A3F64">
        <w:rPr>
          <w:rFonts w:ascii="Arial" w:hAnsi="Arial"/>
          <w:sz w:val="23"/>
          <w:lang w:val="en-CA"/>
          <w:rPrChange w:id="46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461" w:author="QC" w:date="2026-07-02T05:33:00Z">
            <w:rPr>
              <w:rFonts w:ascii="Arial" w:hAnsi="Arial"/>
              <w:sz w:val="23"/>
            </w:rPr>
          </w:rPrChange>
        </w:rPr>
        <w:t>ou and I have gone through hell in our life and Jen never knows that.  And</w:t>
      </w:r>
      <w:r w:rsidR="00CE229E" w:rsidRPr="002A3F64">
        <w:rPr>
          <w:rFonts w:ascii="Arial" w:hAnsi="Arial"/>
          <w:sz w:val="23"/>
          <w:lang w:val="en-CA"/>
          <w:rPrChange w:id="462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463" w:author="QC" w:date="2026-07-02T05:33:00Z">
            <w:rPr>
              <w:rFonts w:ascii="Arial" w:hAnsi="Arial"/>
              <w:sz w:val="23"/>
            </w:rPr>
          </w:rPrChange>
        </w:rPr>
        <w:t xml:space="preserve">ou know, and I just, um, I just kept saying, </w:t>
      </w:r>
      <w:r w:rsidR="00890688" w:rsidRPr="002A3F64">
        <w:rPr>
          <w:rFonts w:ascii="Arial" w:hAnsi="Arial"/>
          <w:sz w:val="23"/>
          <w:lang w:val="en-CA"/>
          <w:rPrChange w:id="464" w:author="QC" w:date="2026-07-02T05:33:00Z">
            <w:rPr>
              <w:rFonts w:ascii="Arial" w:hAnsi="Arial"/>
              <w:sz w:val="23"/>
            </w:rPr>
          </w:rPrChange>
        </w:rPr>
        <w:t>l</w:t>
      </w:r>
      <w:r w:rsidR="00955D02" w:rsidRPr="002A3F64">
        <w:rPr>
          <w:rFonts w:ascii="Arial" w:hAnsi="Arial"/>
          <w:sz w:val="23"/>
          <w:lang w:val="en-CA"/>
          <w:rPrChange w:id="465" w:author="QC" w:date="2026-07-02T05:33:00Z">
            <w:rPr>
              <w:rFonts w:ascii="Arial" w:hAnsi="Arial"/>
              <w:sz w:val="23"/>
            </w:rPr>
          </w:rPrChange>
        </w:rPr>
        <w:t>ook</w:t>
      </w:r>
      <w:r w:rsidR="00890688" w:rsidRPr="002A3F64">
        <w:rPr>
          <w:rFonts w:ascii="Arial" w:hAnsi="Arial"/>
          <w:sz w:val="23"/>
          <w:lang w:val="en-CA"/>
          <w:rPrChange w:id="466" w:author="QC" w:date="2026-07-02T05:33:00Z">
            <w:rPr>
              <w:rFonts w:ascii="Arial" w:hAnsi="Arial"/>
              <w:sz w:val="23"/>
            </w:rPr>
          </w:rPrChange>
        </w:rPr>
        <w:t xml:space="preserve"> a</w:t>
      </w:r>
      <w:r w:rsidR="00955D02" w:rsidRPr="002A3F64">
        <w:rPr>
          <w:rFonts w:ascii="Arial" w:hAnsi="Arial"/>
          <w:sz w:val="23"/>
          <w:lang w:val="en-CA"/>
          <w:rPrChange w:id="467" w:author="QC" w:date="2026-07-02T05:33:00Z">
            <w:rPr>
              <w:rFonts w:ascii="Arial" w:hAnsi="Arial"/>
              <w:sz w:val="23"/>
            </w:rPr>
          </w:rPrChange>
        </w:rPr>
        <w:t>t like</w:t>
      </w:r>
      <w:ins w:id="468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-,</w:t>
        </w:r>
      </w:ins>
      <w:r w:rsidR="00955D02" w:rsidRPr="002A3F64">
        <w:rPr>
          <w:rFonts w:ascii="Arial" w:hAnsi="Arial"/>
          <w:sz w:val="23"/>
          <w:lang w:val="en-CA"/>
          <w:rPrChange w:id="469" w:author="QC" w:date="2026-07-02T05:33:00Z">
            <w:rPr>
              <w:rFonts w:ascii="Arial" w:hAnsi="Arial"/>
              <w:sz w:val="23"/>
            </w:rPr>
          </w:rPrChange>
        </w:rPr>
        <w:t xml:space="preserve"> these are men</w:t>
      </w:r>
      <w:r w:rsidR="005167C9" w:rsidRPr="002A3F64">
        <w:rPr>
          <w:rFonts w:ascii="Arial" w:hAnsi="Arial"/>
          <w:sz w:val="23"/>
          <w:lang w:val="en-CA"/>
          <w:rPrChange w:id="47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471" w:author="QC" w:date="2026-07-02T05:33:00Z">
            <w:rPr>
              <w:rFonts w:ascii="Arial" w:hAnsi="Arial"/>
              <w:sz w:val="23"/>
            </w:rPr>
          </w:rPrChange>
        </w:rPr>
        <w:t>ou</w:t>
      </w:r>
      <w:r w:rsidR="00CE229E" w:rsidRPr="002A3F64">
        <w:rPr>
          <w:rFonts w:ascii="Arial" w:hAnsi="Arial"/>
          <w:sz w:val="23"/>
          <w:lang w:val="en-CA"/>
          <w:rPrChange w:id="472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473" w:author="QC" w:date="2026-07-02T05:33:00Z">
            <w:rPr>
              <w:rFonts w:ascii="Arial" w:hAnsi="Arial"/>
              <w:sz w:val="23"/>
            </w:rPr>
          </w:rPrChange>
        </w:rPr>
        <w:t>ou need to set boundaries</w:t>
      </w:r>
      <w:r w:rsidR="00890688" w:rsidRPr="002A3F64">
        <w:rPr>
          <w:rFonts w:ascii="Arial" w:hAnsi="Arial"/>
          <w:sz w:val="23"/>
          <w:lang w:val="en-CA"/>
          <w:rPrChange w:id="474" w:author="QC" w:date="2026-07-02T05:33:00Z">
            <w:rPr>
              <w:rFonts w:ascii="Arial" w:hAnsi="Arial"/>
              <w:sz w:val="23"/>
            </w:rPr>
          </w:rPrChange>
        </w:rPr>
        <w:t xml:space="preserve"> a</w:t>
      </w:r>
      <w:r w:rsidR="00955D02" w:rsidRPr="002A3F64">
        <w:rPr>
          <w:rFonts w:ascii="Arial" w:hAnsi="Arial"/>
          <w:sz w:val="23"/>
          <w:lang w:val="en-CA"/>
          <w:rPrChange w:id="475" w:author="QC" w:date="2026-07-02T05:33:00Z">
            <w:rPr>
              <w:rFonts w:ascii="Arial" w:hAnsi="Arial"/>
              <w:sz w:val="23"/>
            </w:rPr>
          </w:rPrChange>
        </w:rPr>
        <w:t>nd you are enabling these boys</w:t>
      </w:r>
      <w:del w:id="47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And</w:delText>
        </w:r>
      </w:del>
      <w:ins w:id="477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,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478" w:author="QC" w:date="2026-07-02T05:33:00Z">
            <w:rPr>
              <w:rFonts w:ascii="Arial" w:hAnsi="Arial"/>
              <w:sz w:val="23"/>
            </w:rPr>
          </w:rPrChange>
        </w:rPr>
        <w:t xml:space="preserve"> he didn't want to hear that.  So I said, I know you don't want to hear it, but please, this is a podcast you can listen to, so, um, many podcasts</w:t>
      </w:r>
      <w:ins w:id="479" w:author="QC" w:date="2026-07-02T05:33:00Z">
        <w:r w:rsidR="005167C9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480" w:author="QC" w:date="2026-07-02T05:33:00Z">
            <w:rPr>
              <w:rFonts w:ascii="Arial" w:hAnsi="Arial"/>
              <w:sz w:val="23"/>
            </w:rPr>
          </w:rPrChange>
        </w:rPr>
        <w:t xml:space="preserve"> and he just didn't want to do that.  So</w:t>
      </w:r>
      <w:del w:id="48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482" w:author="QC" w:date="2026-07-02T05:33:00Z">
        <w:r w:rsidR="005167C9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483" w:author="QC" w:date="2026-07-02T05:33:00Z">
            <w:rPr>
              <w:rFonts w:ascii="Arial" w:hAnsi="Arial"/>
              <w:sz w:val="23"/>
            </w:rPr>
          </w:rPrChange>
        </w:rPr>
        <w:t xml:space="preserve"> but he had the feeling that Jen didn't understand what he had</w:t>
      </w:r>
      <w:del w:id="48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485" w:author="QC" w:date="2026-07-02T05:33:00Z">
        <w:r w:rsidR="005167C9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486" w:author="QC" w:date="2026-07-02T05:33:00Z">
            <w:rPr>
              <w:rFonts w:ascii="Arial" w:hAnsi="Arial"/>
              <w:sz w:val="23"/>
            </w:rPr>
          </w:rPrChange>
        </w:rPr>
        <w:t xml:space="preserve"> he and I had gone through.  And I know</w:t>
      </w:r>
      <w:r w:rsidR="00890688" w:rsidRPr="002A3F64">
        <w:rPr>
          <w:rFonts w:ascii="Arial" w:hAnsi="Arial"/>
          <w:sz w:val="23"/>
          <w:lang w:val="en-CA"/>
          <w:rPrChange w:id="487" w:author="QC" w:date="2026-07-02T05:33:00Z">
            <w:rPr>
              <w:rFonts w:ascii="Arial" w:hAnsi="Arial"/>
              <w:sz w:val="23"/>
            </w:rPr>
          </w:rPrChange>
        </w:rPr>
        <w:t>-, a</w:t>
      </w:r>
      <w:r w:rsidR="00955D02" w:rsidRPr="002A3F64">
        <w:rPr>
          <w:rFonts w:ascii="Arial" w:hAnsi="Arial"/>
          <w:sz w:val="23"/>
          <w:lang w:val="en-CA"/>
          <w:rPrChange w:id="488" w:author="QC" w:date="2026-07-02T05:33:00Z">
            <w:rPr>
              <w:rFonts w:ascii="Arial" w:hAnsi="Arial"/>
              <w:sz w:val="23"/>
            </w:rPr>
          </w:rPrChange>
        </w:rPr>
        <w:t xml:space="preserve">nd Jen and I talked about it all the time.  She just loved </w:t>
      </w:r>
      <w:r w:rsidR="00104730" w:rsidRPr="002A3F64">
        <w:rPr>
          <w:rFonts w:ascii="Arial" w:hAnsi="Arial"/>
          <w:sz w:val="23"/>
          <w:lang w:val="en-CA"/>
          <w:rPrChange w:id="489" w:author="QC" w:date="2026-07-02T05:33:00Z">
            <w:rPr>
              <w:rFonts w:ascii="Arial" w:hAnsi="Arial"/>
              <w:sz w:val="23"/>
            </w:rPr>
          </w:rPrChange>
        </w:rPr>
        <w:t>him</w:t>
      </w:r>
      <w:del w:id="49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and</w:delText>
        </w:r>
      </w:del>
      <w:ins w:id="491" w:author="QC" w:date="2026-07-02T05:33:00Z">
        <w:r w:rsidR="00104730" w:rsidRPr="002A3F64">
          <w:rPr>
            <w:rFonts w:ascii="Arial" w:hAnsi="Arial" w:cs="Arial"/>
            <w:bCs/>
            <w:sz w:val="23"/>
            <w:lang w:val="en-CA"/>
          </w:rPr>
          <w:t xml:space="preserve">. 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 </w:t>
        </w:r>
        <w:r w:rsidR="00104730" w:rsidRPr="002A3F64">
          <w:rPr>
            <w:rFonts w:ascii="Arial" w:hAnsi="Arial" w:cs="Arial"/>
            <w:bCs/>
            <w:sz w:val="23"/>
            <w:lang w:val="en-CA"/>
          </w:rPr>
          <w:t>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890688" w:rsidRPr="002A3F64">
        <w:rPr>
          <w:rFonts w:ascii="Arial" w:hAnsi="Arial"/>
          <w:sz w:val="23"/>
          <w:lang w:val="en-CA"/>
          <w:rPrChange w:id="492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493" w:author="QC" w:date="2026-07-02T05:33:00Z">
            <w:rPr>
              <w:rFonts w:ascii="Arial" w:hAnsi="Arial"/>
              <w:sz w:val="23"/>
            </w:rPr>
          </w:rPrChange>
        </w:rPr>
        <w:t>I got back from England on the Sunday</w:t>
      </w:r>
      <w:del w:id="49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we</w:delText>
        </w:r>
      </w:del>
      <w:ins w:id="495" w:author="QC" w:date="2026-07-02T05:33:00Z">
        <w:r w:rsidR="00104730" w:rsidRPr="002A3F64">
          <w:rPr>
            <w:rFonts w:ascii="Arial" w:hAnsi="Arial" w:cs="Arial"/>
            <w:bCs/>
            <w:sz w:val="23"/>
            <w:lang w:val="en-CA"/>
          </w:rPr>
          <w:t xml:space="preserve">. 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 </w:t>
        </w:r>
        <w:r w:rsidR="00104730" w:rsidRPr="002A3F64">
          <w:rPr>
            <w:rFonts w:ascii="Arial" w:hAnsi="Arial" w:cs="Arial"/>
            <w:bCs/>
            <w:sz w:val="23"/>
            <w:lang w:val="en-CA"/>
          </w:rPr>
          <w:t>W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e</w:t>
        </w:r>
      </w:ins>
      <w:r w:rsidR="00955D02" w:rsidRPr="002A3F64">
        <w:rPr>
          <w:rFonts w:ascii="Arial" w:hAnsi="Arial"/>
          <w:sz w:val="23"/>
          <w:lang w:val="en-CA"/>
          <w:rPrChange w:id="496" w:author="QC" w:date="2026-07-02T05:33:00Z">
            <w:rPr>
              <w:rFonts w:ascii="Arial" w:hAnsi="Arial"/>
              <w:sz w:val="23"/>
            </w:rPr>
          </w:rPrChange>
        </w:rPr>
        <w:t xml:space="preserve"> had spoken a number of times when I was in England, texted when I got</w:t>
      </w:r>
      <w:del w:id="49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back</w:delText>
        </w:r>
      </w:del>
      <w:r w:rsidR="00955D02" w:rsidRPr="002A3F64">
        <w:rPr>
          <w:rFonts w:ascii="Arial" w:hAnsi="Arial"/>
          <w:sz w:val="23"/>
          <w:lang w:val="en-CA"/>
          <w:rPrChange w:id="498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</w:p>
    <w:p w14:paraId="56AEB0DE" w14:textId="012F51E5" w:rsidR="00B77BA3" w:rsidRPr="002A3F64" w:rsidRDefault="00104730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49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500" w:author="QC" w:date="2026-07-02T05:33:00Z">
            <w:rPr>
              <w:rFonts w:ascii="Arial" w:hAnsi="Arial"/>
              <w:sz w:val="23"/>
            </w:rPr>
          </w:rPrChange>
        </w:rPr>
        <w:t>00:11</w:t>
      </w:r>
      <w:r w:rsidRPr="002A3F64">
        <w:rPr>
          <w:rFonts w:ascii="Arial" w:hAnsi="Arial"/>
          <w:sz w:val="23"/>
          <w:lang w:val="en-CA"/>
          <w:rPrChange w:id="501" w:author="QC" w:date="2026-07-02T05:33:00Z">
            <w:rPr>
              <w:rFonts w:ascii="Arial" w:hAnsi="Arial"/>
              <w:sz w:val="23"/>
            </w:rPr>
          </w:rPrChange>
        </w:rPr>
        <w:tab/>
      </w:r>
      <w:ins w:id="502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back </w:t>
        </w:r>
      </w:ins>
      <w:r w:rsidR="00955D02" w:rsidRPr="002A3F64">
        <w:rPr>
          <w:rFonts w:ascii="Arial" w:hAnsi="Arial"/>
          <w:sz w:val="23"/>
          <w:lang w:val="en-CA"/>
          <w:rPrChange w:id="503" w:author="QC" w:date="2026-07-02T05:33:00Z">
            <w:rPr>
              <w:rFonts w:ascii="Arial" w:hAnsi="Arial"/>
              <w:sz w:val="23"/>
            </w:rPr>
          </w:rPrChange>
        </w:rPr>
        <w:t>from England.  Um, we talked on Monday, I think we</w:t>
      </w:r>
      <w:r w:rsidR="00B77BA3" w:rsidRPr="002A3F64">
        <w:rPr>
          <w:rFonts w:ascii="Arial" w:hAnsi="Arial"/>
          <w:sz w:val="23"/>
          <w:lang w:val="en-CA"/>
          <w:rPrChange w:id="504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505" w:author="QC" w:date="2026-07-02T05:33:00Z">
            <w:rPr>
              <w:rFonts w:ascii="Arial" w:hAnsi="Arial"/>
              <w:sz w:val="23"/>
            </w:rPr>
          </w:rPrChange>
        </w:rPr>
        <w:t>or text</w:t>
      </w:r>
      <w:r w:rsidR="00B77BA3" w:rsidRPr="002A3F64">
        <w:rPr>
          <w:rFonts w:ascii="Arial" w:hAnsi="Arial"/>
          <w:sz w:val="23"/>
          <w:lang w:val="en-CA"/>
          <w:rPrChange w:id="506" w:author="QC" w:date="2026-07-02T05:33:00Z">
            <w:rPr>
              <w:rFonts w:ascii="Arial" w:hAnsi="Arial"/>
              <w:sz w:val="23"/>
            </w:rPr>
          </w:rPrChange>
        </w:rPr>
        <w:t>ed</w:t>
      </w:r>
      <w:r w:rsidR="00955D02" w:rsidRPr="002A3F64">
        <w:rPr>
          <w:rFonts w:ascii="Arial" w:hAnsi="Arial"/>
          <w:sz w:val="23"/>
          <w:lang w:val="en-CA"/>
          <w:rPrChange w:id="507" w:author="QC" w:date="2026-07-02T05:33:00Z">
            <w:rPr>
              <w:rFonts w:ascii="Arial" w:hAnsi="Arial"/>
              <w:sz w:val="23"/>
            </w:rPr>
          </w:rPrChange>
        </w:rPr>
        <w:t xml:space="preserve"> on Monday and then we were supposed to be together Tuesday.</w:t>
      </w:r>
      <w:r w:rsidR="00B77BA3" w:rsidRPr="002A3F64">
        <w:rPr>
          <w:rFonts w:ascii="Arial" w:hAnsi="Arial"/>
          <w:sz w:val="23"/>
          <w:lang w:val="en-CA"/>
          <w:rPrChange w:id="508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509" w:author="QC" w:date="2026-07-02T05:33:00Z">
            <w:rPr>
              <w:rFonts w:ascii="Arial" w:hAnsi="Arial"/>
              <w:sz w:val="23"/>
            </w:rPr>
          </w:rPrChange>
        </w:rPr>
        <w:t>She, she didn't answer the phone Tuesday, Wednesday.  I drove by her house on Thursday, and I was going to Brantford, and I drove by about noon, and I saw the yellow tape, but I have yellow tape, um, because sh-</w:t>
      </w:r>
      <w:r w:rsidR="00B77BA3" w:rsidRPr="002A3F64">
        <w:rPr>
          <w:rFonts w:ascii="Arial" w:hAnsi="Arial"/>
          <w:sz w:val="23"/>
          <w:lang w:val="en-CA"/>
          <w:rPrChange w:id="510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511" w:author="QC" w:date="2026-07-02T05:33:00Z">
            <w:rPr>
              <w:rFonts w:ascii="Arial" w:hAnsi="Arial"/>
              <w:sz w:val="23"/>
            </w:rPr>
          </w:rPrChange>
        </w:rPr>
        <w:t xml:space="preserve"> she had told me George and she were gonna dig the trenches 'cause they had to redo the pipe going to the water main because their house is </w:t>
      </w:r>
      <w:r w:rsidR="00B77BA3" w:rsidRPr="002A3F64">
        <w:rPr>
          <w:rFonts w:ascii="Arial" w:hAnsi="Arial"/>
          <w:sz w:val="23"/>
          <w:lang w:val="en-CA"/>
          <w:rPrChange w:id="512" w:author="QC" w:date="2026-07-02T05:33:00Z">
            <w:rPr>
              <w:rFonts w:ascii="Arial" w:hAnsi="Arial"/>
              <w:sz w:val="23"/>
            </w:rPr>
          </w:rPrChange>
        </w:rPr>
        <w:t>100</w:t>
      </w:r>
      <w:r w:rsidR="00955D02" w:rsidRPr="002A3F64">
        <w:rPr>
          <w:rFonts w:ascii="Arial" w:hAnsi="Arial"/>
          <w:sz w:val="23"/>
          <w:lang w:val="en-CA"/>
          <w:rPrChange w:id="513" w:author="QC" w:date="2026-07-02T05:33:00Z">
            <w:rPr>
              <w:rFonts w:ascii="Arial" w:hAnsi="Arial"/>
              <w:sz w:val="23"/>
            </w:rPr>
          </w:rPrChange>
        </w:rPr>
        <w:t xml:space="preserve"> years old.</w:t>
      </w:r>
    </w:p>
    <w:p w14:paraId="06C4227F" w14:textId="77777777" w:rsidR="00B77BA3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51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51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B77BA3" w:rsidRPr="002A3F64">
        <w:rPr>
          <w:rFonts w:ascii="Arial" w:hAnsi="Arial"/>
          <w:sz w:val="23"/>
          <w:lang w:val="en-CA"/>
          <w:rPrChange w:id="516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2D6C208E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51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51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B77BA3" w:rsidRPr="002A3F64">
        <w:rPr>
          <w:rFonts w:ascii="Arial" w:hAnsi="Arial"/>
          <w:sz w:val="23"/>
          <w:lang w:val="en-CA"/>
          <w:rPrChange w:id="519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520" w:author="QC" w:date="2026-07-02T05:33:00Z">
            <w:rPr>
              <w:rFonts w:ascii="Arial" w:hAnsi="Arial"/>
              <w:sz w:val="23"/>
            </w:rPr>
          </w:rPrChange>
        </w:rPr>
        <w:t>So I thought that's what it was.</w:t>
      </w:r>
    </w:p>
    <w:p w14:paraId="2829A6D4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52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52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523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60F1D22E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52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525" w:author="QC" w:date="2026-07-02T05:33:00Z">
            <w:rPr>
              <w:rFonts w:ascii="Arial" w:hAnsi="Arial"/>
              <w:sz w:val="23"/>
            </w:rPr>
          </w:rPrChange>
        </w:rPr>
        <w:lastRenderedPageBreak/>
        <w:t>KAREN:</w:t>
      </w:r>
      <w:r w:rsidR="00955D02" w:rsidRPr="002A3F64">
        <w:rPr>
          <w:rFonts w:ascii="Arial" w:hAnsi="Arial"/>
          <w:sz w:val="23"/>
          <w:lang w:val="en-CA"/>
          <w:rPrChange w:id="526" w:author="QC" w:date="2026-07-02T05:33:00Z">
            <w:rPr>
              <w:rFonts w:ascii="Arial" w:hAnsi="Arial"/>
              <w:sz w:val="23"/>
            </w:rPr>
          </w:rPrChange>
        </w:rPr>
        <w:tab/>
        <w:t>I don't know what she wanted to tell me.</w:t>
      </w:r>
    </w:p>
    <w:p w14:paraId="2CA197F4" w14:textId="77777777" w:rsidR="00B448A5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52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52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529" w:author="QC" w:date="2026-07-02T05:33:00Z">
            <w:rPr>
              <w:rFonts w:ascii="Arial" w:hAnsi="Arial"/>
              <w:sz w:val="23"/>
            </w:rPr>
          </w:rPrChange>
        </w:rPr>
        <w:tab/>
        <w:t>What I'd like to do is, is just sort of back up a little bit and get you to put some timelines on things for me so I can understand.  Um</w:t>
      </w:r>
      <w:r w:rsidR="00CE229E" w:rsidRPr="002A3F64">
        <w:rPr>
          <w:rFonts w:ascii="Arial" w:hAnsi="Arial"/>
          <w:sz w:val="23"/>
          <w:lang w:val="en-CA"/>
          <w:rPrChange w:id="53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531" w:author="QC" w:date="2026-07-02T05:33:00Z">
            <w:rPr>
              <w:rFonts w:ascii="Arial" w:hAnsi="Arial"/>
              <w:sz w:val="23"/>
            </w:rPr>
          </w:rPrChange>
        </w:rPr>
        <w:t>ou've indicated that you've spoken to George and to Jen with reg</w:t>
      </w:r>
      <w:r w:rsidR="00EC3CDD" w:rsidRPr="002A3F64">
        <w:rPr>
          <w:rFonts w:ascii="Arial" w:hAnsi="Arial"/>
          <w:sz w:val="23"/>
          <w:lang w:val="en-CA"/>
          <w:rPrChange w:id="532" w:author="QC" w:date="2026-07-02T05:33:00Z">
            <w:rPr>
              <w:rFonts w:ascii="Arial" w:hAnsi="Arial"/>
              <w:sz w:val="23"/>
            </w:rPr>
          </w:rPrChange>
        </w:rPr>
        <w:t xml:space="preserve">ards to, um, the boys, the </w:t>
      </w:r>
    </w:p>
    <w:p w14:paraId="341EF2BF" w14:textId="1EA26C4F" w:rsidR="00955D02" w:rsidRPr="002A3F64" w:rsidRDefault="00B448A5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53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534" w:author="QC" w:date="2026-07-02T05:33:00Z">
            <w:rPr>
              <w:rFonts w:ascii="Arial" w:hAnsi="Arial"/>
              <w:sz w:val="23"/>
            </w:rPr>
          </w:rPrChange>
        </w:rPr>
        <w:t>00:12</w:t>
      </w:r>
      <w:r w:rsidRPr="002A3F64">
        <w:rPr>
          <w:rFonts w:ascii="Arial" w:hAnsi="Arial"/>
          <w:sz w:val="23"/>
          <w:lang w:val="en-CA"/>
          <w:rPrChange w:id="535" w:author="QC" w:date="2026-07-02T05:33:00Z">
            <w:rPr>
              <w:rFonts w:ascii="Arial" w:hAnsi="Arial"/>
              <w:sz w:val="23"/>
            </w:rPr>
          </w:rPrChange>
        </w:rPr>
        <w:tab/>
      </w:r>
      <w:r w:rsidR="00EC3CDD" w:rsidRPr="002A3F64">
        <w:rPr>
          <w:rFonts w:ascii="Arial" w:hAnsi="Arial"/>
          <w:sz w:val="23"/>
          <w:lang w:val="en-CA"/>
          <w:rPrChange w:id="536" w:author="QC" w:date="2026-07-02T05:33:00Z">
            <w:rPr>
              <w:rFonts w:ascii="Arial" w:hAnsi="Arial"/>
              <w:sz w:val="23"/>
            </w:rPr>
          </w:rPrChange>
        </w:rPr>
        <w:t>step</w:t>
      </w:r>
      <w:r w:rsidR="00EC3CDD" w:rsidRPr="002A3F64">
        <w:rPr>
          <w:rFonts w:ascii="Arial" w:hAnsi="Arial"/>
          <w:sz w:val="23"/>
          <w:lang w:val="en-CA"/>
          <w:rPrChange w:id="537" w:author="QC" w:date="2026-07-02T05:33:00Z">
            <w:rPr>
              <w:rFonts w:ascii="Arial" w:hAnsi="Arial"/>
              <w:sz w:val="23"/>
            </w:rPr>
          </w:rPrChange>
        </w:rPr>
        <w:noBreakHyphen/>
      </w:r>
      <w:r w:rsidR="00955D02" w:rsidRPr="002A3F64">
        <w:rPr>
          <w:rFonts w:ascii="Arial" w:hAnsi="Arial"/>
          <w:sz w:val="23"/>
          <w:lang w:val="en-CA"/>
          <w:rPrChange w:id="538" w:author="QC" w:date="2026-07-02T05:33:00Z">
            <w:rPr>
              <w:rFonts w:ascii="Arial" w:hAnsi="Arial"/>
              <w:sz w:val="23"/>
            </w:rPr>
          </w:rPrChange>
        </w:rPr>
        <w:t>boys, things like that.</w:t>
      </w:r>
    </w:p>
    <w:p w14:paraId="22536BB2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53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54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541" w:author="QC" w:date="2026-07-02T05:33:00Z">
            <w:rPr>
              <w:rFonts w:ascii="Arial" w:hAnsi="Arial"/>
              <w:sz w:val="23"/>
            </w:rPr>
          </w:rPrChange>
        </w:rPr>
        <w:tab/>
        <w:t>Well, Mason is the middle one.</w:t>
      </w:r>
    </w:p>
    <w:p w14:paraId="75574B20" w14:textId="3D0CFADF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54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54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544" w:author="QC" w:date="2026-07-02T05:33:00Z">
            <w:rPr>
              <w:rFonts w:ascii="Arial" w:hAnsi="Arial"/>
              <w:sz w:val="23"/>
            </w:rPr>
          </w:rPrChange>
        </w:rPr>
        <w:tab/>
        <w:t>Okay</w:t>
      </w:r>
      <w:del w:id="54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so</w:delText>
        </w:r>
      </w:del>
      <w:ins w:id="546" w:author="QC" w:date="2026-07-02T05:33:00Z">
        <w:r w:rsidR="00B448A5" w:rsidRPr="002A3F64">
          <w:rPr>
            <w:rFonts w:ascii="Arial" w:hAnsi="Arial" w:cs="Arial"/>
            <w:bCs/>
            <w:sz w:val="23"/>
            <w:lang w:val="en-CA"/>
          </w:rPr>
          <w:t>.  S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</w:t>
        </w:r>
      </w:ins>
      <w:r w:rsidR="00955D02" w:rsidRPr="002A3F64">
        <w:rPr>
          <w:rFonts w:ascii="Arial" w:hAnsi="Arial"/>
          <w:sz w:val="23"/>
          <w:lang w:val="en-CA"/>
          <w:rPrChange w:id="547" w:author="QC" w:date="2026-07-02T05:33:00Z">
            <w:rPr>
              <w:rFonts w:ascii="Arial" w:hAnsi="Arial"/>
              <w:sz w:val="23"/>
            </w:rPr>
          </w:rPrChange>
        </w:rPr>
        <w:t xml:space="preserve"> we've got, we've got Basil, Mason, or Mas</w:t>
      </w:r>
      <w:r w:rsidR="00EC3CDD" w:rsidRPr="002A3F64">
        <w:rPr>
          <w:rFonts w:ascii="Arial" w:hAnsi="Arial"/>
          <w:sz w:val="23"/>
          <w:lang w:val="en-CA"/>
          <w:rPrChange w:id="548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13B8E7DA" w14:textId="7B27D082" w:rsidR="0058174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54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55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551" w:author="QC" w:date="2026-07-02T05:33:00Z">
            <w:rPr>
              <w:rFonts w:ascii="Arial" w:hAnsi="Arial"/>
              <w:sz w:val="23"/>
            </w:rPr>
          </w:rPrChange>
        </w:rPr>
        <w:tab/>
        <w:t>Andrew's the youngest, Mason's the middle one.  He moved out of the townhouse in Toronto.  And Basil, and Basil and Andrew were both roommates at a</w:t>
      </w:r>
      <w:r w:rsidR="00EC3CDD" w:rsidRPr="002A3F64">
        <w:rPr>
          <w:rFonts w:ascii="Arial" w:hAnsi="Arial"/>
          <w:sz w:val="23"/>
          <w:lang w:val="en-CA"/>
          <w:rPrChange w:id="552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553" w:author="QC" w:date="2026-07-02T05:33:00Z">
            <w:rPr>
              <w:rFonts w:ascii="Arial" w:hAnsi="Arial"/>
              <w:sz w:val="23"/>
            </w:rPr>
          </w:rPrChange>
        </w:rPr>
        <w:t>, I think it's a townhouse, and they had a, um, roommate</w:t>
      </w:r>
      <w:ins w:id="554" w:author="QC" w:date="2026-07-02T05:33:00Z">
        <w:r w:rsidR="00B448A5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555" w:author="QC" w:date="2026-07-02T05:33:00Z">
            <w:rPr>
              <w:rFonts w:ascii="Arial" w:hAnsi="Arial"/>
              <w:sz w:val="23"/>
            </w:rPr>
          </w:rPrChange>
        </w:rPr>
        <w:t xml:space="preserve"> and just before we left for England, I think that was four weeks ago, Jen calls me and says they get a call in the middle of the night from the police and jail</w:t>
      </w:r>
      <w:del w:id="55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557" w:author="QC" w:date="2026-07-02T05:33:00Z">
        <w:r w:rsidR="00B448A5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558" w:author="QC" w:date="2026-07-02T05:33:00Z">
            <w:rPr>
              <w:rFonts w:ascii="Arial" w:hAnsi="Arial"/>
              <w:sz w:val="23"/>
            </w:rPr>
          </w:rPrChange>
        </w:rPr>
        <w:t xml:space="preserve"> Andrew's been taken to jail.  But prior to that</w:t>
      </w:r>
      <w:del w:id="55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560" w:author="QC" w:date="2026-07-02T05:33:00Z">
            <w:rPr>
              <w:rFonts w:ascii="Arial" w:hAnsi="Arial"/>
              <w:sz w:val="23"/>
            </w:rPr>
          </w:rPrChange>
        </w:rPr>
        <w:t xml:space="preserve"> I've known that Andrew cannot keep a job.  He was</w:t>
      </w:r>
      <w:r w:rsidR="00EC3CDD" w:rsidRPr="002A3F64">
        <w:rPr>
          <w:rFonts w:ascii="Arial" w:hAnsi="Arial"/>
          <w:sz w:val="23"/>
          <w:lang w:val="en-CA"/>
          <w:rPrChange w:id="561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562" w:author="QC" w:date="2026-07-02T05:33:00Z">
            <w:rPr>
              <w:rFonts w:ascii="Arial" w:hAnsi="Arial"/>
              <w:sz w:val="23"/>
            </w:rPr>
          </w:rPrChange>
        </w:rPr>
        <w:t xml:space="preserve">Jen was talking to me about he and Basil being suicidal.  And I just kept saying, </w:t>
      </w:r>
      <w:r w:rsidR="00FE7A59" w:rsidRPr="002A3F64">
        <w:rPr>
          <w:rFonts w:ascii="Arial" w:hAnsi="Arial"/>
          <w:sz w:val="23"/>
          <w:lang w:val="en-CA"/>
          <w:rPrChange w:id="563" w:author="QC" w:date="2026-07-02T05:33:00Z">
            <w:rPr>
              <w:rFonts w:ascii="Arial" w:hAnsi="Arial"/>
              <w:sz w:val="23"/>
            </w:rPr>
          </w:rPrChange>
        </w:rPr>
        <w:t>i</w:t>
      </w:r>
      <w:r w:rsidR="00955D02" w:rsidRPr="002A3F64">
        <w:rPr>
          <w:rFonts w:ascii="Arial" w:hAnsi="Arial"/>
          <w:sz w:val="23"/>
          <w:lang w:val="en-CA"/>
          <w:rPrChange w:id="564" w:author="QC" w:date="2026-07-02T05:33:00Z">
            <w:rPr>
              <w:rFonts w:ascii="Arial" w:hAnsi="Arial"/>
              <w:sz w:val="23"/>
            </w:rPr>
          </w:rPrChange>
        </w:rPr>
        <w:t xml:space="preserve">f they're saying this to you, then you just call the police and say, </w:t>
      </w:r>
      <w:r w:rsidR="00FE7A59" w:rsidRPr="002A3F64">
        <w:rPr>
          <w:rFonts w:ascii="Arial" w:hAnsi="Arial"/>
          <w:sz w:val="23"/>
          <w:lang w:val="en-CA"/>
          <w:rPrChange w:id="565" w:author="QC" w:date="2026-07-02T05:33:00Z">
            <w:rPr>
              <w:rFonts w:ascii="Arial" w:hAnsi="Arial"/>
              <w:sz w:val="23"/>
            </w:rPr>
          </w:rPrChange>
        </w:rPr>
        <w:t>t</w:t>
      </w:r>
      <w:r w:rsidR="00955D02" w:rsidRPr="002A3F64">
        <w:rPr>
          <w:rFonts w:ascii="Arial" w:hAnsi="Arial"/>
          <w:sz w:val="23"/>
          <w:lang w:val="en-CA"/>
          <w:rPrChange w:id="566" w:author="QC" w:date="2026-07-02T05:33:00Z">
            <w:rPr>
              <w:rFonts w:ascii="Arial" w:hAnsi="Arial"/>
              <w:sz w:val="23"/>
            </w:rPr>
          </w:rPrChange>
        </w:rPr>
        <w:t>his is what's happening</w:t>
      </w:r>
      <w:del w:id="56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568" w:author="QC" w:date="2026-07-02T05:33:00Z">
            <w:rPr>
              <w:rFonts w:ascii="Arial" w:hAnsi="Arial"/>
              <w:sz w:val="23"/>
            </w:rPr>
          </w:rPrChange>
        </w:rPr>
        <w:t xml:space="preserve"> and</w:t>
      </w:r>
      <w:r w:rsidR="00FE7A59" w:rsidRPr="002A3F64">
        <w:rPr>
          <w:rFonts w:ascii="Arial" w:hAnsi="Arial"/>
          <w:sz w:val="23"/>
          <w:lang w:val="en-CA"/>
          <w:rPrChange w:id="569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570" w:author="QC" w:date="2026-07-02T05:33:00Z">
            <w:rPr>
              <w:rFonts w:ascii="Arial" w:hAnsi="Arial"/>
              <w:sz w:val="23"/>
            </w:rPr>
          </w:rPrChange>
        </w:rPr>
        <w:t>because you can't take that on</w:t>
      </w:r>
      <w:r w:rsidR="00FE7A59" w:rsidRPr="002A3F64">
        <w:rPr>
          <w:rFonts w:ascii="Arial" w:hAnsi="Arial"/>
          <w:sz w:val="23"/>
          <w:lang w:val="en-CA"/>
          <w:rPrChange w:id="571" w:author="QC" w:date="2026-07-02T05:33:00Z">
            <w:rPr>
              <w:rFonts w:ascii="Arial" w:hAnsi="Arial"/>
              <w:sz w:val="23"/>
            </w:rPr>
          </w:rPrChange>
        </w:rPr>
        <w:t>, r</w:t>
      </w:r>
      <w:r w:rsidR="00955D02" w:rsidRPr="002A3F64">
        <w:rPr>
          <w:rFonts w:ascii="Arial" w:hAnsi="Arial"/>
          <w:sz w:val="23"/>
          <w:lang w:val="en-CA"/>
          <w:rPrChange w:id="572" w:author="QC" w:date="2026-07-02T05:33:00Z">
            <w:rPr>
              <w:rFonts w:ascii="Arial" w:hAnsi="Arial"/>
              <w:sz w:val="23"/>
            </w:rPr>
          </w:rPrChange>
        </w:rPr>
        <w:t>ight?  They need help.  So</w:t>
      </w:r>
      <w:del w:id="57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574" w:author="QC" w:date="2026-07-02T05:33:00Z">
            <w:rPr>
              <w:rFonts w:ascii="Arial" w:hAnsi="Arial"/>
              <w:sz w:val="23"/>
            </w:rPr>
          </w:rPrChange>
        </w:rPr>
        <w:t xml:space="preserve"> four </w:t>
      </w:r>
    </w:p>
    <w:p w14:paraId="18EFC7DD" w14:textId="6C7AF920" w:rsidR="00B21CC8" w:rsidRPr="002A3F64" w:rsidRDefault="00581742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57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576" w:author="QC" w:date="2026-07-02T05:33:00Z">
            <w:rPr>
              <w:rFonts w:ascii="Arial" w:hAnsi="Arial"/>
              <w:sz w:val="23"/>
            </w:rPr>
          </w:rPrChange>
        </w:rPr>
        <w:t>00:13</w:t>
      </w:r>
      <w:r w:rsidRPr="002A3F64">
        <w:rPr>
          <w:rFonts w:ascii="Arial" w:hAnsi="Arial"/>
          <w:sz w:val="23"/>
          <w:lang w:val="en-CA"/>
          <w:rPrChange w:id="577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578" w:author="QC" w:date="2026-07-02T05:33:00Z">
            <w:rPr>
              <w:rFonts w:ascii="Arial" w:hAnsi="Arial"/>
              <w:sz w:val="23"/>
            </w:rPr>
          </w:rPrChange>
        </w:rPr>
        <w:t>weeks ago</w:t>
      </w:r>
      <w:del w:id="57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580" w:author="QC" w:date="2026-07-02T05:33:00Z">
            <w:rPr>
              <w:rFonts w:ascii="Arial" w:hAnsi="Arial"/>
              <w:sz w:val="23"/>
            </w:rPr>
          </w:rPrChange>
        </w:rPr>
        <w:t xml:space="preserve"> she told me that</w:t>
      </w:r>
      <w:r w:rsidR="00FE7A59" w:rsidRPr="002A3F64">
        <w:rPr>
          <w:rFonts w:ascii="Arial" w:hAnsi="Arial"/>
          <w:sz w:val="23"/>
          <w:lang w:val="en-CA"/>
          <w:rPrChange w:id="581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582" w:author="QC" w:date="2026-07-02T05:33:00Z">
            <w:rPr>
              <w:rFonts w:ascii="Arial" w:hAnsi="Arial"/>
              <w:sz w:val="23"/>
            </w:rPr>
          </w:rPrChange>
        </w:rPr>
        <w:t xml:space="preserve">we had a </w:t>
      </w:r>
      <w:del w:id="58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lunch,</w:delText>
        </w:r>
      </w:del>
      <w:ins w:id="584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lun</w:t>
        </w:r>
        <w:r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585" w:author="QC" w:date="2026-07-02T05:33:00Z">
            <w:rPr>
              <w:rFonts w:ascii="Arial" w:hAnsi="Arial"/>
              <w:sz w:val="23"/>
            </w:rPr>
          </w:rPrChange>
        </w:rPr>
        <w:t xml:space="preserve"> dinner at White Oaks and she told me that the police called her and George in the middle of the night.  George went and picked up Andrew, Andrew wasn't allowed</w:t>
      </w:r>
      <w:r w:rsidR="00FE7A59" w:rsidRPr="002A3F64">
        <w:rPr>
          <w:rFonts w:ascii="Arial" w:hAnsi="Arial"/>
          <w:sz w:val="23"/>
          <w:lang w:val="en-CA"/>
          <w:rPrChange w:id="586" w:author="QC" w:date="2026-07-02T05:33:00Z">
            <w:rPr>
              <w:rFonts w:ascii="Arial" w:hAnsi="Arial"/>
              <w:sz w:val="23"/>
            </w:rPr>
          </w:rPrChange>
        </w:rPr>
        <w:t xml:space="preserve">.  </w:t>
      </w:r>
      <w:r w:rsidR="00955D02" w:rsidRPr="002A3F64">
        <w:rPr>
          <w:rFonts w:ascii="Arial" w:hAnsi="Arial"/>
          <w:sz w:val="23"/>
          <w:lang w:val="en-CA"/>
          <w:rPrChange w:id="587" w:author="QC" w:date="2026-07-02T05:33:00Z">
            <w:rPr>
              <w:rFonts w:ascii="Arial" w:hAnsi="Arial"/>
              <w:sz w:val="23"/>
            </w:rPr>
          </w:rPrChange>
        </w:rPr>
        <w:t>He tried to strangle his roommate, he wasn't allowed back in his home and his</w:t>
      </w:r>
      <w:r w:rsidR="00FE7A59" w:rsidRPr="002A3F64">
        <w:rPr>
          <w:rFonts w:ascii="Arial" w:hAnsi="Arial"/>
          <w:sz w:val="23"/>
          <w:lang w:val="en-CA"/>
          <w:rPrChange w:id="588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589" w:author="QC" w:date="2026-07-02T05:33:00Z">
            <w:rPr>
              <w:rFonts w:ascii="Arial" w:hAnsi="Arial"/>
              <w:sz w:val="23"/>
            </w:rPr>
          </w:rPrChange>
        </w:rPr>
        <w:t>so, of course George brings him back and George's mother lives right beside them.  And so if he isn't at</w:t>
      </w:r>
      <w:r w:rsidR="00FE7A59" w:rsidRPr="002A3F64">
        <w:rPr>
          <w:rFonts w:ascii="Arial" w:hAnsi="Arial"/>
          <w:sz w:val="23"/>
          <w:lang w:val="en-CA"/>
          <w:rPrChange w:id="590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591" w:author="QC" w:date="2026-07-02T05:33:00Z">
            <w:rPr>
              <w:rFonts w:ascii="Arial" w:hAnsi="Arial"/>
              <w:sz w:val="23"/>
            </w:rPr>
          </w:rPrChange>
        </w:rPr>
        <w:t>if Andrew was and Basil weren't at their mother's house, the grandmother's house, they were at Jen's.</w:t>
      </w:r>
      <w:r w:rsidR="0025776F" w:rsidRPr="002A3F64">
        <w:rPr>
          <w:rFonts w:ascii="Arial" w:hAnsi="Arial"/>
          <w:sz w:val="23"/>
          <w:lang w:val="en-CA"/>
          <w:rPrChange w:id="592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593" w:author="QC" w:date="2026-07-02T05:33:00Z">
            <w:rPr>
              <w:rFonts w:ascii="Arial" w:hAnsi="Arial"/>
              <w:sz w:val="23"/>
            </w:rPr>
          </w:rPrChange>
        </w:rPr>
        <w:t>And I've heard all about the</w:t>
      </w:r>
      <w:del w:id="594" w:author="QC" w:date="2026-07-02T05:33:00Z">
        <w:r w:rsidR="0025776F">
          <w:rPr>
            <w:rFonts w:ascii="Arial" w:hAnsi="Arial" w:cs="Arial"/>
            <w:bCs/>
            <w:sz w:val="23"/>
          </w:rPr>
          <w:delText>-l</w:delText>
        </w:r>
      </w:del>
      <w:ins w:id="595" w:author="QC" w:date="2026-07-02T05:33:00Z">
        <w:r w:rsidR="0025776F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ED7053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ED7053" w:rsidRPr="002A3F64">
        <w:rPr>
          <w:rFonts w:ascii="Arial" w:hAnsi="Arial"/>
          <w:sz w:val="23"/>
          <w:lang w:val="en-CA"/>
          <w:rPrChange w:id="596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597" w:author="QC" w:date="2026-07-02T05:33:00Z">
            <w:rPr>
              <w:rFonts w:ascii="Arial" w:hAnsi="Arial"/>
              <w:sz w:val="23"/>
            </w:rPr>
          </w:rPrChange>
        </w:rPr>
        <w:t>Jen had told me how horrible the boys, except Mason, spoke to her in front of her</w:t>
      </w:r>
      <w:del w:id="59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599" w:author="QC" w:date="2026-07-02T05:33:00Z">
            <w:rPr>
              <w:rFonts w:ascii="Arial" w:hAnsi="Arial"/>
              <w:sz w:val="23"/>
            </w:rPr>
          </w:rPrChange>
        </w:rPr>
        <w:t xml:space="preserve"> and blamed her for</w:t>
      </w:r>
      <w:r w:rsidR="00CE229E" w:rsidRPr="002A3F64">
        <w:rPr>
          <w:rFonts w:ascii="Arial" w:hAnsi="Arial"/>
          <w:sz w:val="23"/>
          <w:lang w:val="en-CA"/>
          <w:rPrChange w:id="60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601" w:author="QC" w:date="2026-07-02T05:33:00Z">
            <w:rPr>
              <w:rFonts w:ascii="Arial" w:hAnsi="Arial"/>
              <w:sz w:val="23"/>
            </w:rPr>
          </w:rPrChange>
        </w:rPr>
        <w:t xml:space="preserve">ou know, </w:t>
      </w:r>
      <w:r w:rsidR="00955D02" w:rsidRPr="002A3F64">
        <w:rPr>
          <w:rFonts w:ascii="Arial" w:hAnsi="Arial"/>
          <w:sz w:val="23"/>
          <w:lang w:val="en-CA"/>
          <w:rPrChange w:id="602" w:author="QC" w:date="2026-07-02T05:33:00Z">
            <w:rPr>
              <w:rFonts w:ascii="Arial" w:hAnsi="Arial"/>
              <w:sz w:val="23"/>
            </w:rPr>
          </w:rPrChange>
        </w:rPr>
        <w:lastRenderedPageBreak/>
        <w:t>making their dad feel differently about them, so.  But Jen, I mean, she brought those boys up</w:t>
      </w:r>
      <w:del w:id="60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, and Andrew like was at </w:delText>
        </w:r>
      </w:del>
      <w:ins w:id="604" w:author="QC" w:date="2026-07-02T05:33:00Z">
        <w:r w:rsidR="00B21CC8" w:rsidRPr="002A3F64">
          <w:rPr>
            <w:rFonts w:ascii="Arial" w:hAnsi="Arial" w:cs="Arial"/>
            <w:bCs/>
            <w:sz w:val="23"/>
            <w:lang w:val="en-CA"/>
          </w:rPr>
          <w:t>.</w:t>
        </w:r>
      </w:ins>
    </w:p>
    <w:p w14:paraId="6D06CAE1" w14:textId="44B4403A" w:rsidR="00B21CC8" w:rsidRPr="002A3F64" w:rsidRDefault="0025776F" w:rsidP="00955D02">
      <w:pPr>
        <w:widowControl w:val="0"/>
        <w:spacing w:after="100" w:afterAutospacing="1" w:line="360" w:lineRule="auto"/>
        <w:ind w:left="2520" w:hanging="1800"/>
        <w:jc w:val="both"/>
        <w:rPr>
          <w:ins w:id="605" w:author="QC" w:date="2026-07-02T05:33:00Z"/>
          <w:rFonts w:ascii="Arial" w:hAnsi="Arial" w:cs="Arial"/>
          <w:bCs/>
          <w:sz w:val="23"/>
          <w:lang w:val="en-CA"/>
        </w:rPr>
      </w:pPr>
      <w:del w:id="606" w:author="QC" w:date="2026-07-02T05:33:00Z">
        <w:r>
          <w:rPr>
            <w:rFonts w:ascii="Arial" w:hAnsi="Arial" w:cs="Arial"/>
            <w:bCs/>
            <w:sz w:val="23"/>
          </w:rPr>
          <w:delText>00:14</w:delText>
        </w:r>
        <w:r>
          <w:rPr>
            <w:rFonts w:ascii="Arial" w:hAnsi="Arial" w:cs="Arial"/>
            <w:bCs/>
            <w:sz w:val="23"/>
          </w:rPr>
          <w:tab/>
        </w:r>
      </w:del>
      <w:ins w:id="607" w:author="QC" w:date="2026-07-02T05:33:00Z">
        <w:r w:rsidR="00B21CC8" w:rsidRPr="002A3F64">
          <w:rPr>
            <w:rFonts w:ascii="Arial" w:hAnsi="Arial" w:cs="Arial"/>
            <w:bCs/>
            <w:sz w:val="23"/>
            <w:lang w:val="en-CA"/>
          </w:rPr>
          <w:t>BRIGGS:</w:t>
        </w:r>
        <w:r w:rsidR="00B21CC8" w:rsidRPr="002A3F64">
          <w:rPr>
            <w:rFonts w:ascii="Arial" w:hAnsi="Arial" w:cs="Arial"/>
            <w:bCs/>
            <w:sz w:val="23"/>
            <w:lang w:val="en-CA"/>
          </w:rPr>
          <w:tab/>
          <w:t>Mm-hmm.</w:t>
        </w:r>
      </w:ins>
    </w:p>
    <w:p w14:paraId="5B6A618E" w14:textId="77777777" w:rsidR="00B21CC8" w:rsidRPr="002A3F64" w:rsidRDefault="00B21CC8" w:rsidP="00955D02">
      <w:pPr>
        <w:widowControl w:val="0"/>
        <w:spacing w:after="100" w:afterAutospacing="1" w:line="360" w:lineRule="auto"/>
        <w:ind w:left="2520" w:hanging="1800"/>
        <w:jc w:val="both"/>
        <w:rPr>
          <w:ins w:id="608" w:author="QC" w:date="2026-07-02T05:33:00Z"/>
          <w:rFonts w:ascii="Arial" w:hAnsi="Arial" w:cs="Arial"/>
          <w:bCs/>
          <w:sz w:val="23"/>
          <w:lang w:val="en-CA"/>
        </w:rPr>
      </w:pPr>
      <w:ins w:id="609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KAREN:</w:t>
        </w:r>
        <w:r w:rsidRPr="002A3F64">
          <w:rPr>
            <w:rFonts w:ascii="Arial" w:hAnsi="Arial" w:cs="Arial"/>
            <w:bCs/>
            <w:sz w:val="23"/>
            <w:lang w:val="en-CA"/>
          </w:rPr>
          <w:tab/>
          <w:t>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nd Andrew like was at </w:t>
        </w:r>
      </w:ins>
      <w:r w:rsidR="0025776F" w:rsidRPr="002A3F64">
        <w:rPr>
          <w:rFonts w:ascii="Arial" w:hAnsi="Arial"/>
          <w:sz w:val="23"/>
          <w:lang w:val="en-CA"/>
          <w:rPrChange w:id="610" w:author="QC" w:date="2026-07-02T05:33:00Z">
            <w:rPr>
              <w:rFonts w:ascii="Arial" w:hAnsi="Arial"/>
              <w:sz w:val="23"/>
            </w:rPr>
          </w:rPrChange>
        </w:rPr>
        <w:t xml:space="preserve">St. Catharines </w:t>
      </w:r>
      <w:r w:rsidR="00955D02" w:rsidRPr="002A3F64">
        <w:rPr>
          <w:rFonts w:ascii="Arial" w:hAnsi="Arial"/>
          <w:sz w:val="23"/>
          <w:lang w:val="en-CA"/>
          <w:rPrChange w:id="611" w:author="QC" w:date="2026-07-02T05:33:00Z">
            <w:rPr>
              <w:rFonts w:ascii="Arial" w:hAnsi="Arial"/>
              <w:sz w:val="23"/>
            </w:rPr>
          </w:rPrChange>
        </w:rPr>
        <w:t xml:space="preserve">Collegiate where </w:t>
      </w:r>
    </w:p>
    <w:p w14:paraId="1499777D" w14:textId="6B338812" w:rsidR="00955D02" w:rsidRPr="002A3F64" w:rsidRDefault="00B21CC8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612" w:author="QC" w:date="2026-07-02T05:33:00Z">
            <w:rPr>
              <w:rFonts w:ascii="Arial" w:hAnsi="Arial"/>
              <w:sz w:val="23"/>
            </w:rPr>
          </w:rPrChange>
        </w:rPr>
      </w:pPr>
      <w:ins w:id="613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00:14</w:t>
        </w:r>
        <w:r w:rsidRPr="002A3F64">
          <w:rPr>
            <w:rFonts w:ascii="Arial" w:hAnsi="Arial" w:cs="Arial"/>
            <w:bCs/>
            <w:sz w:val="23"/>
            <w:lang w:val="en-CA"/>
          </w:rPr>
          <w:tab/>
        </w:r>
      </w:ins>
      <w:r w:rsidR="00955D02" w:rsidRPr="002A3F64">
        <w:rPr>
          <w:rFonts w:ascii="Arial" w:hAnsi="Arial"/>
          <w:sz w:val="23"/>
          <w:lang w:val="en-CA"/>
          <w:rPrChange w:id="614" w:author="QC" w:date="2026-07-02T05:33:00Z">
            <w:rPr>
              <w:rFonts w:ascii="Arial" w:hAnsi="Arial"/>
              <w:sz w:val="23"/>
            </w:rPr>
          </w:rPrChange>
        </w:rPr>
        <w:t>she taught</w:t>
      </w:r>
      <w:del w:id="61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616" w:author="QC" w:date="2026-07-02T05:33:00Z">
            <w:rPr>
              <w:rFonts w:ascii="Arial" w:hAnsi="Arial"/>
              <w:sz w:val="23"/>
            </w:rPr>
          </w:rPrChange>
        </w:rPr>
        <w:t xml:space="preserve"> and he</w:t>
      </w:r>
      <w:del w:id="61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618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619" w:author="QC" w:date="2026-07-02T05:33:00Z">
            <w:rPr>
              <w:rFonts w:ascii="Arial" w:hAnsi="Arial"/>
              <w:sz w:val="23"/>
            </w:rPr>
          </w:rPrChange>
        </w:rPr>
        <w:t xml:space="preserve"> I mean, he couldn't even pass there, like he should've been get</w:t>
      </w:r>
      <w:r w:rsidR="0025776F" w:rsidRPr="002A3F64">
        <w:rPr>
          <w:rFonts w:ascii="Arial" w:hAnsi="Arial"/>
          <w:sz w:val="23"/>
          <w:lang w:val="en-CA"/>
          <w:rPrChange w:id="620" w:author="QC" w:date="2026-07-02T05:33:00Z">
            <w:rPr>
              <w:rFonts w:ascii="Arial" w:hAnsi="Arial"/>
              <w:sz w:val="23"/>
            </w:rPr>
          </w:rPrChange>
        </w:rPr>
        <w:t xml:space="preserve"> counselling</w:t>
      </w:r>
      <w:r w:rsidR="00955D02" w:rsidRPr="002A3F64">
        <w:rPr>
          <w:rFonts w:ascii="Arial" w:hAnsi="Arial"/>
          <w:sz w:val="23"/>
          <w:lang w:val="en-CA"/>
          <w:rPrChange w:id="621" w:author="QC" w:date="2026-07-02T05:33:00Z">
            <w:rPr>
              <w:rFonts w:ascii="Arial" w:hAnsi="Arial"/>
              <w:sz w:val="23"/>
            </w:rPr>
          </w:rPrChange>
        </w:rPr>
        <w:t xml:space="preserve"> way before that.</w:t>
      </w:r>
    </w:p>
    <w:p w14:paraId="5E89C5E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62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62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624" w:author="QC" w:date="2026-07-02T05:33:00Z">
            <w:rPr>
              <w:rFonts w:ascii="Arial" w:hAnsi="Arial"/>
              <w:sz w:val="23"/>
            </w:rPr>
          </w:rPrChange>
        </w:rPr>
        <w:tab/>
        <w:t>Okay.  Jen, Jen has been with him for roughly how long?  How many years has she been with George?</w:t>
      </w:r>
    </w:p>
    <w:p w14:paraId="667A4AC4" w14:textId="70581D19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62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626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627" w:author="QC" w:date="2026-07-02T05:33:00Z">
            <w:rPr>
              <w:rFonts w:ascii="Arial" w:hAnsi="Arial"/>
              <w:sz w:val="23"/>
            </w:rPr>
          </w:rPrChange>
        </w:rPr>
        <w:tab/>
        <w:t>I</w:t>
      </w:r>
      <w:del w:id="62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think,</w:delText>
        </w:r>
      </w:del>
      <w:ins w:id="629" w:author="QC" w:date="2026-07-02T05:33:00Z">
        <w:r w:rsidR="008E7AD6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630" w:author="QC" w:date="2026-07-02T05:33:00Z">
            <w:rPr>
              <w:rFonts w:ascii="Arial" w:hAnsi="Arial"/>
              <w:sz w:val="23"/>
            </w:rPr>
          </w:rPrChange>
        </w:rPr>
        <w:t xml:space="preserve"> um, well</w:t>
      </w:r>
      <w:ins w:id="631" w:author="QC" w:date="2026-07-02T05:33:00Z">
        <w:r w:rsidR="00846A8F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632" w:author="QC" w:date="2026-07-02T05:33:00Z">
            <w:rPr>
              <w:rFonts w:ascii="Arial" w:hAnsi="Arial"/>
              <w:sz w:val="23"/>
            </w:rPr>
          </w:rPrChange>
        </w:rPr>
        <w:t xml:space="preserve"> they got </w:t>
      </w:r>
      <w:r w:rsidR="0021121A" w:rsidRPr="002A3F64">
        <w:rPr>
          <w:rFonts w:ascii="Arial" w:hAnsi="Arial"/>
          <w:sz w:val="23"/>
          <w:lang w:val="en-CA"/>
          <w:rPrChange w:id="633" w:author="QC" w:date="2026-07-02T05:33:00Z">
            <w:rPr>
              <w:rFonts w:ascii="Arial" w:hAnsi="Arial"/>
              <w:sz w:val="23"/>
            </w:rPr>
          </w:rPrChange>
        </w:rPr>
        <w:t>married at Navy Hall in Niagara</w:t>
      </w:r>
      <w:r w:rsidR="0021121A" w:rsidRPr="002A3F64">
        <w:rPr>
          <w:rFonts w:ascii="Arial" w:hAnsi="Arial"/>
          <w:sz w:val="23"/>
          <w:lang w:val="en-CA"/>
          <w:rPrChange w:id="634" w:author="QC" w:date="2026-07-02T05:33:00Z">
            <w:rPr>
              <w:rFonts w:ascii="Arial" w:hAnsi="Arial"/>
              <w:sz w:val="23"/>
            </w:rPr>
          </w:rPrChange>
        </w:rPr>
        <w:noBreakHyphen/>
      </w:r>
      <w:r w:rsidR="00955D02" w:rsidRPr="002A3F64">
        <w:rPr>
          <w:rFonts w:ascii="Arial" w:hAnsi="Arial"/>
          <w:sz w:val="23"/>
          <w:lang w:val="en-CA"/>
          <w:rPrChange w:id="635" w:author="QC" w:date="2026-07-02T05:33:00Z">
            <w:rPr>
              <w:rFonts w:ascii="Arial" w:hAnsi="Arial"/>
              <w:sz w:val="23"/>
            </w:rPr>
          </w:rPrChange>
        </w:rPr>
        <w:t xml:space="preserve">on-the-Lake, so, um, </w:t>
      </w:r>
      <w:del w:id="63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I</w:delText>
        </w:r>
        <w:r w:rsidR="0021121A">
          <w:rPr>
            <w:rFonts w:ascii="Arial" w:hAnsi="Arial" w:cs="Arial"/>
            <w:bCs/>
            <w:sz w:val="23"/>
          </w:rPr>
          <w:delText xml:space="preserve">-, </w:delText>
        </w:r>
        <w:r w:rsidR="00955D02" w:rsidRPr="00955D02">
          <w:rPr>
            <w:rFonts w:ascii="Arial" w:hAnsi="Arial" w:cs="Arial"/>
            <w:bCs/>
            <w:sz w:val="23"/>
          </w:rPr>
          <w:delText>t-</w:delText>
        </w:r>
        <w:r w:rsidR="0021121A">
          <w:rPr>
            <w:rFonts w:ascii="Arial" w:hAnsi="Arial" w:cs="Arial"/>
            <w:bCs/>
            <w:sz w:val="23"/>
          </w:rPr>
          <w:delText>,</w:delText>
        </w:r>
        <w:r w:rsidR="00955D02" w:rsidRPr="00955D02">
          <w:rPr>
            <w:rFonts w:ascii="Arial" w:hAnsi="Arial" w:cs="Arial"/>
            <w:bCs/>
            <w:sz w:val="23"/>
          </w:rPr>
          <w:delText xml:space="preserve"> twenty-five, thirty?</w:delText>
        </w:r>
      </w:del>
      <w:ins w:id="637" w:author="QC" w:date="2026-07-02T05:33:00Z">
        <w:r w:rsidR="00CC0C8C" w:rsidRPr="002A3F64">
          <w:rPr>
            <w:rFonts w:ascii="Arial" w:hAnsi="Arial" w:cs="Arial"/>
            <w:bCs/>
            <w:sz w:val="23"/>
            <w:lang w:val="en-CA"/>
          </w:rPr>
          <w:t>at 25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, </w:t>
        </w:r>
        <w:r w:rsidR="00CC0C8C" w:rsidRPr="002A3F64">
          <w:rPr>
            <w:rFonts w:ascii="Arial" w:hAnsi="Arial" w:cs="Arial"/>
            <w:bCs/>
            <w:sz w:val="23"/>
            <w:lang w:val="en-CA"/>
          </w:rPr>
          <w:t>30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?</w:t>
        </w:r>
      </w:ins>
      <w:r w:rsidR="00955D02" w:rsidRPr="002A3F64">
        <w:rPr>
          <w:rFonts w:ascii="Arial" w:hAnsi="Arial"/>
          <w:sz w:val="23"/>
          <w:lang w:val="en-CA"/>
          <w:rPrChange w:id="638" w:author="QC" w:date="2026-07-02T05:33:00Z">
            <w:rPr>
              <w:rFonts w:ascii="Arial" w:hAnsi="Arial"/>
              <w:sz w:val="23"/>
            </w:rPr>
          </w:rPrChange>
        </w:rPr>
        <w:t xml:space="preserve">  I'm not sure.</w:t>
      </w:r>
    </w:p>
    <w:p w14:paraId="7C933A35" w14:textId="7F614941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63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64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641" w:author="QC" w:date="2026-07-02T05:33:00Z">
            <w:rPr>
              <w:rFonts w:ascii="Arial" w:hAnsi="Arial"/>
              <w:sz w:val="23"/>
            </w:rPr>
          </w:rPrChange>
        </w:rPr>
        <w:tab/>
        <w:t>Okay</w:t>
      </w:r>
      <w:del w:id="64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so</w:delText>
        </w:r>
      </w:del>
      <w:ins w:id="643" w:author="QC" w:date="2026-07-02T05:33:00Z">
        <w:r w:rsidR="00CC0C8C" w:rsidRPr="002A3F64">
          <w:rPr>
            <w:rFonts w:ascii="Arial" w:hAnsi="Arial" w:cs="Arial"/>
            <w:bCs/>
            <w:sz w:val="23"/>
            <w:lang w:val="en-CA"/>
          </w:rPr>
          <w:t>.  S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</w:t>
        </w:r>
      </w:ins>
      <w:r w:rsidR="00955D02" w:rsidRPr="002A3F64">
        <w:rPr>
          <w:rFonts w:ascii="Arial" w:hAnsi="Arial"/>
          <w:sz w:val="23"/>
          <w:lang w:val="en-CA"/>
          <w:rPrChange w:id="644" w:author="QC" w:date="2026-07-02T05:33:00Z">
            <w:rPr>
              <w:rFonts w:ascii="Arial" w:hAnsi="Arial"/>
              <w:sz w:val="23"/>
            </w:rPr>
          </w:rPrChange>
        </w:rPr>
        <w:t xml:space="preserve"> the, the kids are, are, are young children at the time?</w:t>
      </w:r>
    </w:p>
    <w:p w14:paraId="372D10D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64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646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647" w:author="QC" w:date="2026-07-02T05:33:00Z">
            <w:rPr>
              <w:rFonts w:ascii="Arial" w:hAnsi="Arial"/>
              <w:sz w:val="23"/>
            </w:rPr>
          </w:rPrChange>
        </w:rPr>
        <w:tab/>
        <w:t>Yes, 'cause the mom left George with the kids.</w:t>
      </w:r>
    </w:p>
    <w:p w14:paraId="56ECFA2D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64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649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650" w:author="QC" w:date="2026-07-02T05:33:00Z">
            <w:rPr>
              <w:rFonts w:ascii="Arial" w:hAnsi="Arial"/>
              <w:sz w:val="23"/>
            </w:rPr>
          </w:rPrChange>
        </w:rPr>
        <w:tab/>
        <w:t>Right, okay.  And you met them when?</w:t>
      </w:r>
    </w:p>
    <w:p w14:paraId="0F733ADF" w14:textId="52444882" w:rsidR="00CC0C8C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ins w:id="651" w:author="QC" w:date="2026-07-02T05:33:00Z"/>
          <w:rFonts w:ascii="Arial" w:hAnsi="Arial" w:cs="Arial"/>
          <w:bCs/>
          <w:sz w:val="23"/>
          <w:lang w:val="en-CA"/>
        </w:rPr>
      </w:pPr>
      <w:r w:rsidRPr="002A3F64">
        <w:rPr>
          <w:rFonts w:ascii="Arial" w:hAnsi="Arial"/>
          <w:sz w:val="23"/>
          <w:lang w:val="en-CA"/>
          <w:rPrChange w:id="652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653" w:author="QC" w:date="2026-07-02T05:33:00Z">
            <w:rPr>
              <w:rFonts w:ascii="Arial" w:hAnsi="Arial"/>
              <w:sz w:val="23"/>
            </w:rPr>
          </w:rPrChange>
        </w:rPr>
        <w:tab/>
        <w:t>Um, well</w:t>
      </w:r>
      <w:ins w:id="654" w:author="QC" w:date="2026-07-02T05:33:00Z">
        <w:r w:rsidR="00CC0C8C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655" w:author="QC" w:date="2026-07-02T05:33:00Z">
            <w:rPr>
              <w:rFonts w:ascii="Arial" w:hAnsi="Arial"/>
              <w:sz w:val="23"/>
            </w:rPr>
          </w:rPrChange>
        </w:rPr>
        <w:t xml:space="preserve"> I met Jen at </w:t>
      </w:r>
      <w:r w:rsidR="0021121A" w:rsidRPr="002A3F64">
        <w:rPr>
          <w:rFonts w:ascii="Arial" w:hAnsi="Arial"/>
          <w:sz w:val="23"/>
          <w:lang w:val="en-CA"/>
          <w:rPrChange w:id="656" w:author="QC" w:date="2026-07-02T05:33:00Z">
            <w:rPr>
              <w:rFonts w:ascii="Arial" w:hAnsi="Arial"/>
              <w:sz w:val="23"/>
            </w:rPr>
          </w:rPrChange>
        </w:rPr>
        <w:t xml:space="preserve">St. Catharines </w:t>
      </w:r>
      <w:r w:rsidR="00955D02" w:rsidRPr="002A3F64">
        <w:rPr>
          <w:rFonts w:ascii="Arial" w:hAnsi="Arial"/>
          <w:sz w:val="23"/>
          <w:lang w:val="en-CA"/>
          <w:rPrChange w:id="657" w:author="QC" w:date="2026-07-02T05:33:00Z">
            <w:rPr>
              <w:rFonts w:ascii="Arial" w:hAnsi="Arial"/>
              <w:sz w:val="23"/>
            </w:rPr>
          </w:rPrChange>
        </w:rPr>
        <w:t xml:space="preserve">Collegiate about </w:t>
      </w:r>
      <w:r w:rsidR="0021121A" w:rsidRPr="002A3F64">
        <w:rPr>
          <w:rFonts w:ascii="Arial" w:hAnsi="Arial"/>
          <w:sz w:val="23"/>
          <w:lang w:val="en-CA"/>
          <w:rPrChange w:id="658" w:author="QC" w:date="2026-07-02T05:33:00Z">
            <w:rPr>
              <w:rFonts w:ascii="Arial" w:hAnsi="Arial"/>
              <w:sz w:val="23"/>
            </w:rPr>
          </w:rPrChange>
        </w:rPr>
        <w:t>15</w:t>
      </w:r>
      <w:r w:rsidR="00955D02" w:rsidRPr="002A3F64">
        <w:rPr>
          <w:rFonts w:ascii="Arial" w:hAnsi="Arial"/>
          <w:sz w:val="23"/>
          <w:lang w:val="en-CA"/>
          <w:rPrChange w:id="659" w:author="QC" w:date="2026-07-02T05:33:00Z">
            <w:rPr>
              <w:rFonts w:ascii="Arial" w:hAnsi="Arial"/>
              <w:sz w:val="23"/>
            </w:rPr>
          </w:rPrChange>
        </w:rPr>
        <w:t xml:space="preserve"> years ago</w:t>
      </w:r>
      <w:del w:id="660" w:author="QC" w:date="2026-07-02T05:33:00Z">
        <w:r w:rsidR="0021121A">
          <w:rPr>
            <w:rFonts w:ascii="Arial" w:hAnsi="Arial" w:cs="Arial"/>
            <w:bCs/>
            <w:sz w:val="23"/>
          </w:rPr>
          <w:delText xml:space="preserve">, </w:delText>
        </w:r>
        <w:r w:rsidR="00955D02" w:rsidRPr="00955D02">
          <w:rPr>
            <w:rFonts w:ascii="Arial" w:hAnsi="Arial" w:cs="Arial"/>
            <w:bCs/>
            <w:sz w:val="23"/>
          </w:rPr>
          <w:delText>but</w:delText>
        </w:r>
      </w:del>
      <w:ins w:id="661" w:author="QC" w:date="2026-07-02T05:33:00Z">
        <w:r w:rsidR="00CC0C8C" w:rsidRPr="002A3F64">
          <w:rPr>
            <w:rFonts w:ascii="Arial" w:hAnsi="Arial" w:cs="Arial"/>
            <w:bCs/>
            <w:sz w:val="23"/>
            <w:lang w:val="en-CA"/>
          </w:rPr>
          <w:t>.</w:t>
        </w:r>
      </w:ins>
    </w:p>
    <w:p w14:paraId="4D64443E" w14:textId="189D127C" w:rsidR="00CC0C8C" w:rsidRPr="002A3F64" w:rsidRDefault="00CC0C8C" w:rsidP="00955D02">
      <w:pPr>
        <w:widowControl w:val="0"/>
        <w:spacing w:after="100" w:afterAutospacing="1" w:line="360" w:lineRule="auto"/>
        <w:ind w:left="2520" w:hanging="1800"/>
        <w:jc w:val="both"/>
        <w:rPr>
          <w:ins w:id="662" w:author="QC" w:date="2026-07-02T05:33:00Z"/>
          <w:rFonts w:ascii="Arial" w:hAnsi="Arial" w:cs="Arial"/>
          <w:bCs/>
          <w:sz w:val="23"/>
          <w:lang w:val="en-CA"/>
        </w:rPr>
      </w:pPr>
      <w:ins w:id="663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BRIGGS:</w:t>
        </w:r>
        <w:r w:rsidRPr="002A3F64">
          <w:rPr>
            <w:rFonts w:ascii="Arial" w:hAnsi="Arial" w:cs="Arial"/>
            <w:bCs/>
            <w:sz w:val="23"/>
            <w:lang w:val="en-CA"/>
          </w:rPr>
          <w:tab/>
          <w:t>Okay.</w:t>
        </w:r>
      </w:ins>
    </w:p>
    <w:p w14:paraId="5C466EE8" w14:textId="209E93D9" w:rsidR="00955D02" w:rsidRPr="002A3F64" w:rsidRDefault="00CC0C8C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664" w:author="QC" w:date="2026-07-02T05:33:00Z">
            <w:rPr>
              <w:rFonts w:ascii="Arial" w:hAnsi="Arial"/>
              <w:sz w:val="23"/>
            </w:rPr>
          </w:rPrChange>
        </w:rPr>
      </w:pPr>
      <w:ins w:id="665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KAREN:</w:t>
        </w:r>
        <w:r w:rsidRPr="002A3F64">
          <w:rPr>
            <w:rFonts w:ascii="Arial" w:hAnsi="Arial" w:cs="Arial"/>
            <w:bCs/>
            <w:sz w:val="23"/>
            <w:lang w:val="en-CA"/>
          </w:rPr>
          <w:tab/>
          <w:t>B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ut</w:t>
        </w:r>
      </w:ins>
      <w:r w:rsidR="00955D02" w:rsidRPr="002A3F64">
        <w:rPr>
          <w:rFonts w:ascii="Arial" w:hAnsi="Arial"/>
          <w:sz w:val="23"/>
          <w:lang w:val="en-CA"/>
          <w:rPrChange w:id="666" w:author="QC" w:date="2026-07-02T05:33:00Z">
            <w:rPr>
              <w:rFonts w:ascii="Arial" w:hAnsi="Arial"/>
              <w:sz w:val="23"/>
            </w:rPr>
          </w:rPrChange>
        </w:rPr>
        <w:t xml:space="preserve"> I've known George and Jen since before COVID when I started playing tennis at </w:t>
      </w:r>
      <w:del w:id="667" w:author="QC" w:date="2026-07-02T05:33:00Z">
        <w:r w:rsidR="00983AA4">
          <w:rPr>
            <w:rFonts w:ascii="Arial" w:hAnsi="Arial" w:cs="Arial"/>
            <w:bCs/>
            <w:sz w:val="23"/>
          </w:rPr>
          <w:delText>(inaudible</w:delText>
        </w:r>
      </w:del>
      <w:ins w:id="668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Willow(ph</w:t>
        </w:r>
      </w:ins>
      <w:r w:rsidRPr="002A3F64">
        <w:rPr>
          <w:rFonts w:ascii="Arial" w:hAnsi="Arial"/>
          <w:sz w:val="23"/>
          <w:lang w:val="en-CA"/>
          <w:rPrChange w:id="669" w:author="QC" w:date="2026-07-02T05:33:00Z">
            <w:rPr>
              <w:rFonts w:ascii="Arial" w:hAnsi="Arial"/>
              <w:sz w:val="23"/>
            </w:rPr>
          </w:rPrChange>
        </w:rPr>
        <w:t>)</w:t>
      </w:r>
      <w:r w:rsidR="00955D02" w:rsidRPr="002A3F64">
        <w:rPr>
          <w:rFonts w:ascii="Arial" w:hAnsi="Arial"/>
          <w:sz w:val="23"/>
          <w:lang w:val="en-CA"/>
          <w:rPrChange w:id="670" w:author="QC" w:date="2026-07-02T05:33:00Z">
            <w:rPr>
              <w:rFonts w:ascii="Arial" w:hAnsi="Arial"/>
              <w:sz w:val="23"/>
            </w:rPr>
          </w:rPrChange>
        </w:rPr>
        <w:t>.</w:t>
      </w:r>
    </w:p>
    <w:p w14:paraId="15199CF7" w14:textId="169D32A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67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67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673" w:author="QC" w:date="2026-07-02T05:33:00Z">
            <w:rPr>
              <w:rFonts w:ascii="Arial" w:hAnsi="Arial"/>
              <w:sz w:val="23"/>
            </w:rPr>
          </w:rPrChange>
        </w:rPr>
        <w:tab/>
        <w:t>Okay.  So</w:t>
      </w:r>
      <w:del w:id="67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675" w:author="QC" w:date="2026-07-02T05:33:00Z">
            <w:rPr>
              <w:rFonts w:ascii="Arial" w:hAnsi="Arial"/>
              <w:sz w:val="23"/>
            </w:rPr>
          </w:rPrChange>
        </w:rPr>
        <w:t xml:space="preserve"> for the most part</w:t>
      </w:r>
      <w:del w:id="676" w:author="QC" w:date="2026-07-02T05:33:00Z">
        <w:r w:rsidR="00CE229E">
          <w:rPr>
            <w:rFonts w:ascii="Arial" w:hAnsi="Arial" w:cs="Arial"/>
            <w:bCs/>
            <w:sz w:val="23"/>
          </w:rPr>
          <w:delText>,</w:delText>
        </w:r>
      </w:del>
      <w:ins w:id="677" w:author="QC" w:date="2026-07-02T05:33:00Z">
        <w:r w:rsidR="00CC0C8C" w:rsidRPr="002A3F64">
          <w:rPr>
            <w:rFonts w:ascii="Arial" w:hAnsi="Arial" w:cs="Arial"/>
            <w:bCs/>
            <w:sz w:val="23"/>
            <w:lang w:val="en-CA"/>
          </w:rPr>
          <w:t xml:space="preserve"> of</w:t>
        </w:r>
      </w:ins>
      <w:r w:rsidR="00CC0C8C" w:rsidRPr="002A3F64">
        <w:rPr>
          <w:rFonts w:ascii="Arial" w:hAnsi="Arial"/>
          <w:sz w:val="23"/>
          <w:lang w:val="en-CA"/>
          <w:rPrChange w:id="678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CE229E" w:rsidRPr="002A3F64">
        <w:rPr>
          <w:rFonts w:ascii="Arial" w:hAnsi="Arial"/>
          <w:sz w:val="23"/>
          <w:lang w:val="en-CA"/>
          <w:rPrChange w:id="679" w:author="QC" w:date="2026-07-02T05:33:00Z">
            <w:rPr>
              <w:rFonts w:ascii="Arial" w:hAnsi="Arial"/>
              <w:sz w:val="23"/>
            </w:rPr>
          </w:rPrChange>
        </w:rPr>
        <w:t>y</w:t>
      </w:r>
      <w:r w:rsidR="00955D02" w:rsidRPr="002A3F64">
        <w:rPr>
          <w:rFonts w:ascii="Arial" w:hAnsi="Arial"/>
          <w:sz w:val="23"/>
          <w:lang w:val="en-CA"/>
          <w:rPrChange w:id="680" w:author="QC" w:date="2026-07-02T05:33:00Z">
            <w:rPr>
              <w:rFonts w:ascii="Arial" w:hAnsi="Arial"/>
              <w:sz w:val="23"/>
            </w:rPr>
          </w:rPrChange>
        </w:rPr>
        <w:t>our professional relationship with Jennifer was, was through teaching</w:t>
      </w:r>
      <w:del w:id="681" w:author="QC" w:date="2026-07-02T05:33:00Z">
        <w:r w:rsidR="00983AA4">
          <w:rPr>
            <w:rFonts w:ascii="Arial" w:hAnsi="Arial" w:cs="Arial"/>
            <w:bCs/>
            <w:sz w:val="23"/>
          </w:rPr>
          <w:delText>…</w:delText>
        </w:r>
      </w:del>
      <w:ins w:id="682" w:author="QC" w:date="2026-07-02T05:33:00Z">
        <w:r w:rsidR="00A47D1B" w:rsidRPr="002A3F64">
          <w:rPr>
            <w:rFonts w:ascii="Arial" w:hAnsi="Arial" w:cs="Arial"/>
            <w:bCs/>
            <w:sz w:val="23"/>
            <w:lang w:val="en-CA"/>
          </w:rPr>
          <w:t>.</w:t>
        </w:r>
      </w:ins>
    </w:p>
    <w:p w14:paraId="12A76BAD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68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68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685" w:author="QC" w:date="2026-07-02T05:33:00Z">
            <w:rPr>
              <w:rFonts w:ascii="Arial" w:hAnsi="Arial"/>
              <w:sz w:val="23"/>
            </w:rPr>
          </w:rPrChange>
        </w:rPr>
        <w:tab/>
        <w:t>Yes.</w:t>
      </w:r>
    </w:p>
    <w:p w14:paraId="3BDA8B50" w14:textId="27ACE0A0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68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68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688" w:author="QC" w:date="2026-07-02T05:33:00Z">
            <w:rPr>
              <w:rFonts w:ascii="Arial" w:hAnsi="Arial"/>
              <w:sz w:val="23"/>
            </w:rPr>
          </w:rPrChange>
        </w:rPr>
        <w:tab/>
      </w:r>
      <w:del w:id="689" w:author="QC" w:date="2026-07-02T05:33:00Z">
        <w:r w:rsidR="00955D02">
          <w:rPr>
            <w:rFonts w:ascii="Arial" w:hAnsi="Arial" w:cs="Arial"/>
            <w:bCs/>
            <w:sz w:val="23"/>
          </w:rPr>
          <w:delText>...</w:delText>
        </w:r>
        <w:r w:rsidR="00983AA4">
          <w:rPr>
            <w:rFonts w:ascii="Arial" w:hAnsi="Arial" w:cs="Arial"/>
            <w:bCs/>
            <w:sz w:val="23"/>
          </w:rPr>
          <w:delText>and, and</w:delText>
        </w:r>
      </w:del>
      <w:ins w:id="690" w:author="QC" w:date="2026-07-02T05:33:00Z">
        <w:r w:rsidR="00A47D1B" w:rsidRPr="002A3F64">
          <w:rPr>
            <w:rFonts w:ascii="Arial" w:hAnsi="Arial" w:cs="Arial"/>
            <w:bCs/>
            <w:sz w:val="23"/>
            <w:lang w:val="en-CA"/>
          </w:rPr>
          <w:t>A</w:t>
        </w:r>
        <w:r w:rsidR="00983AA4" w:rsidRPr="002A3F64">
          <w:rPr>
            <w:rFonts w:ascii="Arial" w:hAnsi="Arial" w:cs="Arial"/>
            <w:bCs/>
            <w:sz w:val="23"/>
            <w:lang w:val="en-CA"/>
          </w:rPr>
          <w:t>nd</w:t>
        </w:r>
        <w:r w:rsidR="00A47D1B" w:rsidRPr="002A3F64">
          <w:rPr>
            <w:rFonts w:ascii="Arial" w:hAnsi="Arial" w:cs="Arial"/>
            <w:bCs/>
            <w:sz w:val="23"/>
            <w:lang w:val="en-CA"/>
          </w:rPr>
          <w:t xml:space="preserve"> was there</w:t>
        </w:r>
      </w:ins>
      <w:r w:rsidR="00983AA4" w:rsidRPr="002A3F64">
        <w:rPr>
          <w:rFonts w:ascii="Arial" w:hAnsi="Arial"/>
          <w:sz w:val="23"/>
          <w:lang w:val="en-CA"/>
          <w:rPrChange w:id="691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4A1F5022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69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69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694" w:author="QC" w:date="2026-07-02T05:33:00Z">
            <w:rPr>
              <w:rFonts w:ascii="Arial" w:hAnsi="Arial"/>
              <w:sz w:val="23"/>
            </w:rPr>
          </w:rPrChange>
        </w:rPr>
        <w:tab/>
        <w:t>And tennis.</w:t>
      </w:r>
    </w:p>
    <w:p w14:paraId="2E51FA8D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69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696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697" w:author="QC" w:date="2026-07-02T05:33:00Z">
            <w:rPr>
              <w:rFonts w:ascii="Arial" w:hAnsi="Arial"/>
              <w:sz w:val="23"/>
            </w:rPr>
          </w:rPrChange>
        </w:rPr>
        <w:tab/>
        <w:t>Okay.  Was there anything social at that time?</w:t>
      </w:r>
    </w:p>
    <w:p w14:paraId="1A05B0AB" w14:textId="2E321731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69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699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700" w:author="QC" w:date="2026-07-02T05:33:00Z">
            <w:rPr>
              <w:rFonts w:ascii="Arial" w:hAnsi="Arial"/>
              <w:sz w:val="23"/>
            </w:rPr>
          </w:rPrChange>
        </w:rPr>
        <w:tab/>
        <w:t>Oh</w:t>
      </w:r>
      <w:r w:rsidR="00CE229E" w:rsidRPr="002A3F64">
        <w:rPr>
          <w:rFonts w:ascii="Arial" w:hAnsi="Arial"/>
          <w:sz w:val="23"/>
          <w:lang w:val="en-CA"/>
          <w:rPrChange w:id="701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83AA4" w:rsidRPr="002A3F64">
        <w:rPr>
          <w:rFonts w:ascii="Arial" w:hAnsi="Arial"/>
          <w:sz w:val="23"/>
          <w:lang w:val="en-CA"/>
          <w:rPrChange w:id="702" w:author="QC" w:date="2026-07-02T05:33:00Z">
            <w:rPr>
              <w:rFonts w:ascii="Arial" w:hAnsi="Arial"/>
              <w:sz w:val="23"/>
            </w:rPr>
          </w:rPrChange>
        </w:rPr>
        <w:t>eah</w:t>
      </w:r>
      <w:del w:id="703" w:author="QC" w:date="2026-07-02T05:33:00Z">
        <w:r w:rsidR="00983AA4">
          <w:rPr>
            <w:rFonts w:ascii="Arial" w:hAnsi="Arial" w:cs="Arial"/>
            <w:bCs/>
            <w:sz w:val="23"/>
          </w:rPr>
          <w:delText>.  Yeah</w:delText>
        </w:r>
      </w:del>
      <w:ins w:id="704" w:author="QC" w:date="2026-07-02T05:33:00Z">
        <w:r w:rsidR="00A47D1B" w:rsidRPr="002A3F64">
          <w:rPr>
            <w:rFonts w:ascii="Arial" w:hAnsi="Arial" w:cs="Arial"/>
            <w:bCs/>
            <w:sz w:val="23"/>
            <w:lang w:val="en-CA"/>
          </w:rPr>
          <w:t>, y</w:t>
        </w:r>
        <w:r w:rsidR="00983AA4" w:rsidRPr="002A3F64">
          <w:rPr>
            <w:rFonts w:ascii="Arial" w:hAnsi="Arial" w:cs="Arial"/>
            <w:bCs/>
            <w:sz w:val="23"/>
            <w:lang w:val="en-CA"/>
          </w:rPr>
          <w:t>eah</w:t>
        </w:r>
      </w:ins>
      <w:r w:rsidR="00983AA4" w:rsidRPr="002A3F64">
        <w:rPr>
          <w:rFonts w:ascii="Arial" w:hAnsi="Arial"/>
          <w:sz w:val="23"/>
          <w:lang w:val="en-CA"/>
          <w:rPrChange w:id="705" w:author="QC" w:date="2026-07-02T05:33:00Z">
            <w:rPr>
              <w:rFonts w:ascii="Arial" w:hAnsi="Arial"/>
              <w:sz w:val="23"/>
            </w:rPr>
          </w:rPrChange>
        </w:rPr>
        <w:t>, um…</w:t>
      </w:r>
    </w:p>
    <w:p w14:paraId="6757417F" w14:textId="2323BEB9" w:rsidR="00983AA4" w:rsidRPr="002A3F64" w:rsidRDefault="00983AA4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70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707" w:author="QC" w:date="2026-07-02T05:33:00Z">
            <w:rPr>
              <w:rFonts w:ascii="Arial" w:hAnsi="Arial"/>
              <w:sz w:val="23"/>
            </w:rPr>
          </w:rPrChange>
        </w:rPr>
        <w:t>00:15</w:t>
      </w:r>
      <w:ins w:id="708" w:author="QC" w:date="2026-07-02T05:33:00Z">
        <w:r w:rsidR="00A47D1B" w:rsidRPr="002A3F64">
          <w:rPr>
            <w:rFonts w:ascii="Arial" w:hAnsi="Arial" w:cs="Arial"/>
            <w:bCs/>
            <w:sz w:val="23"/>
            <w:lang w:val="en-CA"/>
          </w:rPr>
          <w:tab/>
        </w:r>
      </w:ins>
    </w:p>
    <w:p w14:paraId="197899E1" w14:textId="52B08E10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70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710" w:author="QC" w:date="2026-07-02T05:33:00Z">
            <w:rPr>
              <w:rFonts w:ascii="Arial" w:hAnsi="Arial"/>
              <w:sz w:val="23"/>
            </w:rPr>
          </w:rPrChange>
        </w:rPr>
        <w:lastRenderedPageBreak/>
        <w:t>BRIGGS:</w:t>
      </w:r>
      <w:r w:rsidR="00955D02" w:rsidRPr="002A3F64">
        <w:rPr>
          <w:rFonts w:ascii="Arial" w:hAnsi="Arial"/>
          <w:sz w:val="23"/>
          <w:lang w:val="en-CA"/>
          <w:rPrChange w:id="711" w:author="QC" w:date="2026-07-02T05:33:00Z">
            <w:rPr>
              <w:rFonts w:ascii="Arial" w:hAnsi="Arial"/>
              <w:sz w:val="23"/>
            </w:rPr>
          </w:rPrChange>
        </w:rPr>
        <w:tab/>
        <w:t>So</w:t>
      </w:r>
      <w:del w:id="712" w:author="QC" w:date="2026-07-02T05:33:00Z">
        <w:r w:rsidR="00CE229E">
          <w:rPr>
            <w:rFonts w:ascii="Arial" w:hAnsi="Arial" w:cs="Arial"/>
            <w:bCs/>
            <w:sz w:val="23"/>
          </w:rPr>
          <w:delText>,</w:delText>
        </w:r>
      </w:del>
      <w:r w:rsidR="00CE229E" w:rsidRPr="002A3F64">
        <w:rPr>
          <w:rFonts w:ascii="Arial" w:hAnsi="Arial"/>
          <w:sz w:val="23"/>
          <w:lang w:val="en-CA"/>
          <w:rPrChange w:id="713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714" w:author="QC" w:date="2026-07-02T05:33:00Z">
            <w:rPr>
              <w:rFonts w:ascii="Arial" w:hAnsi="Arial"/>
              <w:sz w:val="23"/>
            </w:rPr>
          </w:rPrChange>
        </w:rPr>
        <w:t xml:space="preserve">ou've been </w:t>
      </w:r>
      <w:r w:rsidR="00983AA4" w:rsidRPr="002A3F64">
        <w:rPr>
          <w:rFonts w:ascii="Arial" w:hAnsi="Arial"/>
          <w:sz w:val="23"/>
          <w:lang w:val="en-CA"/>
          <w:rPrChange w:id="715" w:author="QC" w:date="2026-07-02T05:33:00Z">
            <w:rPr>
              <w:rFonts w:ascii="Arial" w:hAnsi="Arial"/>
              <w:sz w:val="23"/>
            </w:rPr>
          </w:rPrChange>
        </w:rPr>
        <w:t>socializing with George and Jen…</w:t>
      </w:r>
    </w:p>
    <w:p w14:paraId="42B4001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71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71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718" w:author="QC" w:date="2026-07-02T05:33:00Z">
            <w:rPr>
              <w:rFonts w:ascii="Arial" w:hAnsi="Arial"/>
              <w:sz w:val="23"/>
            </w:rPr>
          </w:rPrChange>
        </w:rPr>
        <w:tab/>
        <w:t>Yeah.</w:t>
      </w:r>
    </w:p>
    <w:p w14:paraId="0E734FEA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71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72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721" w:author="QC" w:date="2026-07-02T05:33:00Z">
            <w:rPr>
              <w:rFonts w:ascii="Arial" w:hAnsi="Arial"/>
              <w:sz w:val="23"/>
            </w:rPr>
          </w:rPrChange>
        </w:rPr>
        <w:tab/>
        <w:t xml:space="preserve">...for </w:t>
      </w:r>
      <w:r w:rsidR="00983AA4" w:rsidRPr="002A3F64">
        <w:rPr>
          <w:rFonts w:ascii="Arial" w:hAnsi="Arial"/>
          <w:sz w:val="23"/>
          <w:lang w:val="en-CA"/>
          <w:rPrChange w:id="722" w:author="QC" w:date="2026-07-02T05:33:00Z">
            <w:rPr>
              <w:rFonts w:ascii="Arial" w:hAnsi="Arial"/>
              <w:sz w:val="23"/>
            </w:rPr>
          </w:rPrChange>
        </w:rPr>
        <w:t>15</w:t>
      </w:r>
      <w:r w:rsidR="00955D02" w:rsidRPr="002A3F64">
        <w:rPr>
          <w:rFonts w:ascii="Arial" w:hAnsi="Arial"/>
          <w:sz w:val="23"/>
          <w:lang w:val="en-CA"/>
          <w:rPrChange w:id="723" w:author="QC" w:date="2026-07-02T05:33:00Z">
            <w:rPr>
              <w:rFonts w:ascii="Arial" w:hAnsi="Arial"/>
              <w:sz w:val="23"/>
            </w:rPr>
          </w:rPrChange>
        </w:rPr>
        <w:t xml:space="preserve"> years or so?</w:t>
      </w:r>
    </w:p>
    <w:p w14:paraId="78CD7F4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72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72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726" w:author="QC" w:date="2026-07-02T05:33:00Z">
            <w:rPr>
              <w:rFonts w:ascii="Arial" w:hAnsi="Arial"/>
              <w:sz w:val="23"/>
            </w:rPr>
          </w:rPrChange>
        </w:rPr>
        <w:tab/>
        <w:t>Y-</w:t>
      </w:r>
      <w:r w:rsidR="00CE229E" w:rsidRPr="002A3F64">
        <w:rPr>
          <w:rFonts w:ascii="Arial" w:hAnsi="Arial"/>
          <w:sz w:val="23"/>
          <w:lang w:val="en-CA"/>
          <w:rPrChange w:id="727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728" w:author="QC" w:date="2026-07-02T05:33:00Z">
            <w:rPr>
              <w:rFonts w:ascii="Arial" w:hAnsi="Arial"/>
              <w:sz w:val="23"/>
            </w:rPr>
          </w:rPrChange>
        </w:rPr>
        <w:t>eah.</w:t>
      </w:r>
    </w:p>
    <w:p w14:paraId="7E989444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72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73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731" w:author="QC" w:date="2026-07-02T05:33:00Z">
            <w:rPr>
              <w:rFonts w:ascii="Arial" w:hAnsi="Arial"/>
              <w:sz w:val="23"/>
            </w:rPr>
          </w:rPrChange>
        </w:rPr>
        <w:tab/>
        <w:t>Okay, fair enough.  What is it that, that Jen and/or George has said to you with regards to the boys' mental health?</w:t>
      </w:r>
    </w:p>
    <w:p w14:paraId="3E7CEE03" w14:textId="6BDDE98F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73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73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734" w:author="QC" w:date="2026-07-02T05:33:00Z">
            <w:rPr>
              <w:rFonts w:ascii="Arial" w:hAnsi="Arial"/>
              <w:sz w:val="23"/>
            </w:rPr>
          </w:rPrChange>
        </w:rPr>
        <w:tab/>
        <w:t>Like</w:t>
      </w:r>
      <w:r w:rsidR="00CE229E" w:rsidRPr="002A3F64">
        <w:rPr>
          <w:rFonts w:ascii="Arial" w:hAnsi="Arial"/>
          <w:sz w:val="23"/>
          <w:lang w:val="en-CA"/>
          <w:rPrChange w:id="735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736" w:author="QC" w:date="2026-07-02T05:33:00Z">
            <w:rPr>
              <w:rFonts w:ascii="Arial" w:hAnsi="Arial"/>
              <w:sz w:val="23"/>
            </w:rPr>
          </w:rPrChange>
        </w:rPr>
        <w:t>ou know what</w:t>
      </w:r>
      <w:del w:id="73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?  My</w:delText>
        </w:r>
      </w:del>
      <w:ins w:id="738" w:author="QC" w:date="2026-07-02T05:33:00Z">
        <w:r w:rsidR="00A47D1B" w:rsidRPr="002A3F64">
          <w:rPr>
            <w:rFonts w:ascii="Arial" w:hAnsi="Arial" w:cs="Arial"/>
            <w:bCs/>
            <w:sz w:val="23"/>
            <w:lang w:val="en-CA"/>
          </w:rPr>
          <w:t>, m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y</w:t>
        </w:r>
      </w:ins>
      <w:r w:rsidR="00955D02" w:rsidRPr="002A3F64">
        <w:rPr>
          <w:rFonts w:ascii="Arial" w:hAnsi="Arial"/>
          <w:sz w:val="23"/>
          <w:lang w:val="en-CA"/>
          <w:rPrChange w:id="739" w:author="QC" w:date="2026-07-02T05:33:00Z">
            <w:rPr>
              <w:rFonts w:ascii="Arial" w:hAnsi="Arial"/>
              <w:sz w:val="23"/>
            </w:rPr>
          </w:rPrChange>
        </w:rPr>
        <w:t xml:space="preserve"> mind is just like</w:t>
      </w:r>
      <w:del w:id="740" w:author="QC" w:date="2026-07-02T05:33:00Z">
        <w:r w:rsidR="00983AA4">
          <w:rPr>
            <w:rFonts w:ascii="Arial" w:hAnsi="Arial" w:cs="Arial"/>
            <w:bCs/>
            <w:sz w:val="23"/>
          </w:rPr>
          <w:delText>,</w:delText>
        </w:r>
      </w:del>
      <w:ins w:id="741" w:author="QC" w:date="2026-07-02T05:33:00Z">
        <w:r w:rsidR="00A47D1B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83AA4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83AA4" w:rsidRPr="002A3F64">
        <w:rPr>
          <w:rFonts w:ascii="Arial" w:hAnsi="Arial"/>
          <w:sz w:val="23"/>
          <w:lang w:val="en-CA"/>
          <w:rPrChange w:id="742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743" w:author="QC" w:date="2026-07-02T05:33:00Z">
            <w:rPr>
              <w:rFonts w:ascii="Arial" w:hAnsi="Arial"/>
              <w:sz w:val="23"/>
            </w:rPr>
          </w:rPrChange>
        </w:rPr>
        <w:t>I don't know how she passed and I don't know exactly when, and I don't know if I can really</w:t>
      </w:r>
      <w:r w:rsidR="009344E8" w:rsidRPr="002A3F64">
        <w:rPr>
          <w:rFonts w:ascii="Arial" w:hAnsi="Arial"/>
          <w:sz w:val="23"/>
          <w:lang w:val="en-CA"/>
          <w:rPrChange w:id="744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745" w:author="QC" w:date="2026-07-02T05:33:00Z">
            <w:rPr>
              <w:rFonts w:ascii="Arial" w:hAnsi="Arial"/>
              <w:sz w:val="23"/>
            </w:rPr>
          </w:rPrChange>
        </w:rPr>
        <w:t>if I wanna hear that, but</w:t>
      </w:r>
      <w:r w:rsidR="009344E8" w:rsidRPr="002A3F64">
        <w:rPr>
          <w:rFonts w:ascii="Arial" w:hAnsi="Arial"/>
          <w:sz w:val="23"/>
          <w:lang w:val="en-CA"/>
          <w:rPrChange w:id="746" w:author="QC" w:date="2026-07-02T05:33:00Z">
            <w:rPr>
              <w:rFonts w:ascii="Arial" w:hAnsi="Arial"/>
              <w:sz w:val="23"/>
            </w:rPr>
          </w:rPrChange>
        </w:rPr>
        <w:t xml:space="preserve"> w</w:t>
      </w:r>
      <w:r w:rsidR="00955D02" w:rsidRPr="002A3F64">
        <w:rPr>
          <w:rFonts w:ascii="Arial" w:hAnsi="Arial"/>
          <w:sz w:val="23"/>
          <w:lang w:val="en-CA"/>
          <w:rPrChange w:id="747" w:author="QC" w:date="2026-07-02T05:33:00Z">
            <w:rPr>
              <w:rFonts w:ascii="Arial" w:hAnsi="Arial"/>
              <w:sz w:val="23"/>
            </w:rPr>
          </w:rPrChange>
        </w:rPr>
        <w:t>hat's the question again, sorry?</w:t>
      </w:r>
    </w:p>
    <w:p w14:paraId="59C3C5ED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74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749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750" w:author="QC" w:date="2026-07-02T05:33:00Z">
            <w:rPr>
              <w:rFonts w:ascii="Arial" w:hAnsi="Arial"/>
              <w:sz w:val="23"/>
            </w:rPr>
          </w:rPrChange>
        </w:rPr>
        <w:tab/>
        <w:t>Just, uh, if you could explain</w:t>
      </w:r>
      <w:r w:rsidR="009344E8" w:rsidRPr="002A3F64">
        <w:rPr>
          <w:rFonts w:ascii="Arial" w:hAnsi="Arial"/>
          <w:sz w:val="23"/>
          <w:lang w:val="en-CA"/>
          <w:rPrChange w:id="751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468CF0F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75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75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754" w:author="QC" w:date="2026-07-02T05:33:00Z">
            <w:rPr>
              <w:rFonts w:ascii="Arial" w:hAnsi="Arial"/>
              <w:sz w:val="23"/>
            </w:rPr>
          </w:rPrChange>
        </w:rPr>
        <w:tab/>
        <w:t>Oh, what she has said to me about their mental health?</w:t>
      </w:r>
    </w:p>
    <w:p w14:paraId="2804DB5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75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756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757" w:author="QC" w:date="2026-07-02T05:33:00Z">
            <w:rPr>
              <w:rFonts w:ascii="Arial" w:hAnsi="Arial"/>
              <w:sz w:val="23"/>
            </w:rPr>
          </w:rPrChange>
        </w:rPr>
        <w:tab/>
        <w:t>Right.</w:t>
      </w:r>
    </w:p>
    <w:p w14:paraId="5D60825C" w14:textId="6F7D18AC" w:rsidR="00EA279F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75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759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760" w:author="QC" w:date="2026-07-02T05:33:00Z">
            <w:rPr>
              <w:rFonts w:ascii="Arial" w:hAnsi="Arial"/>
              <w:sz w:val="23"/>
            </w:rPr>
          </w:rPrChange>
        </w:rPr>
        <w:tab/>
        <w:t>So</w:t>
      </w:r>
      <w:del w:id="76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762" w:author="QC" w:date="2026-07-02T05:33:00Z">
            <w:rPr>
              <w:rFonts w:ascii="Arial" w:hAnsi="Arial"/>
              <w:sz w:val="23"/>
            </w:rPr>
          </w:rPrChange>
        </w:rPr>
        <w:t xml:space="preserve"> George didn't talk to me too much about it, but I've talked to Jen quite a bit about it and, um</w:t>
      </w:r>
      <w:r w:rsidR="009344E8" w:rsidRPr="002A3F64">
        <w:rPr>
          <w:rFonts w:ascii="Arial" w:hAnsi="Arial"/>
          <w:sz w:val="23"/>
          <w:lang w:val="en-CA"/>
          <w:rPrChange w:id="763" w:author="QC" w:date="2026-07-02T05:33:00Z">
            <w:rPr>
              <w:rFonts w:ascii="Arial" w:hAnsi="Arial"/>
              <w:sz w:val="23"/>
            </w:rPr>
          </w:rPrChange>
        </w:rPr>
        <w:t>, a</w:t>
      </w:r>
      <w:r w:rsidR="00955D02" w:rsidRPr="002A3F64">
        <w:rPr>
          <w:rFonts w:ascii="Arial" w:hAnsi="Arial"/>
          <w:sz w:val="23"/>
          <w:lang w:val="en-CA"/>
          <w:rPrChange w:id="764" w:author="QC" w:date="2026-07-02T05:33:00Z">
            <w:rPr>
              <w:rFonts w:ascii="Arial" w:hAnsi="Arial"/>
              <w:sz w:val="23"/>
            </w:rPr>
          </w:rPrChange>
        </w:rPr>
        <w:t>nd, uh, she, she was like</w:t>
      </w:r>
      <w:del w:id="765" w:author="QC" w:date="2026-07-02T05:33:00Z">
        <w:r w:rsidR="000322F1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766" w:author="QC" w:date="2026-07-02T05:33:00Z">
            <w:rPr>
              <w:rFonts w:ascii="Arial" w:hAnsi="Arial"/>
              <w:sz w:val="23"/>
            </w:rPr>
          </w:rPrChange>
        </w:rPr>
        <w:t xml:space="preserve"> English head at </w:t>
      </w:r>
      <w:r w:rsidR="009344E8" w:rsidRPr="002A3F64">
        <w:rPr>
          <w:rFonts w:ascii="Arial" w:hAnsi="Arial"/>
          <w:sz w:val="23"/>
          <w:lang w:val="en-CA"/>
          <w:rPrChange w:id="767" w:author="QC" w:date="2026-07-02T05:33:00Z">
            <w:rPr>
              <w:rFonts w:ascii="Arial" w:hAnsi="Arial"/>
              <w:sz w:val="23"/>
            </w:rPr>
          </w:rPrChange>
        </w:rPr>
        <w:t xml:space="preserve">St. Catharines </w:t>
      </w:r>
      <w:r w:rsidR="00955D02" w:rsidRPr="002A3F64">
        <w:rPr>
          <w:rFonts w:ascii="Arial" w:hAnsi="Arial"/>
          <w:sz w:val="23"/>
          <w:lang w:val="en-CA"/>
          <w:rPrChange w:id="768" w:author="QC" w:date="2026-07-02T05:33:00Z">
            <w:rPr>
              <w:rFonts w:ascii="Arial" w:hAnsi="Arial"/>
              <w:sz w:val="23"/>
            </w:rPr>
          </w:rPrChange>
        </w:rPr>
        <w:t>Collegiate and Andrew was in her classes and she tried, I mean, he got</w:t>
      </w:r>
      <w:r w:rsidR="007D732A" w:rsidRPr="002A3F64">
        <w:rPr>
          <w:rFonts w:ascii="Arial" w:hAnsi="Arial"/>
          <w:sz w:val="23"/>
          <w:lang w:val="en-CA"/>
          <w:rPrChange w:id="769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770" w:author="QC" w:date="2026-07-02T05:33:00Z">
            <w:rPr>
              <w:rFonts w:ascii="Arial" w:hAnsi="Arial"/>
              <w:sz w:val="23"/>
            </w:rPr>
          </w:rPrChange>
        </w:rPr>
        <w:t>he was truant, he got kicked out</w:t>
      </w:r>
      <w:r w:rsidR="007D732A" w:rsidRPr="002A3F64">
        <w:rPr>
          <w:rFonts w:ascii="Arial" w:hAnsi="Arial"/>
          <w:sz w:val="23"/>
          <w:lang w:val="en-CA"/>
          <w:rPrChange w:id="771" w:author="QC" w:date="2026-07-02T05:33:00Z">
            <w:rPr>
              <w:rFonts w:ascii="Arial" w:hAnsi="Arial"/>
              <w:sz w:val="23"/>
            </w:rPr>
          </w:rPrChange>
        </w:rPr>
        <w:t xml:space="preserve">, but </w:t>
      </w:r>
      <w:r w:rsidR="00955D02" w:rsidRPr="002A3F64">
        <w:rPr>
          <w:rFonts w:ascii="Arial" w:hAnsi="Arial"/>
          <w:sz w:val="23"/>
          <w:lang w:val="en-CA"/>
          <w:rPrChange w:id="772" w:author="QC" w:date="2026-07-02T05:33:00Z">
            <w:rPr>
              <w:rFonts w:ascii="Arial" w:hAnsi="Arial"/>
              <w:sz w:val="23"/>
            </w:rPr>
          </w:rPrChange>
        </w:rPr>
        <w:t xml:space="preserve">in high school, like he </w:t>
      </w:r>
    </w:p>
    <w:p w14:paraId="767CA798" w14:textId="72084E42" w:rsidR="00955D02" w:rsidRPr="002A3F64" w:rsidRDefault="00EA279F" w:rsidP="00824650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77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774" w:author="QC" w:date="2026-07-02T05:33:00Z">
            <w:rPr>
              <w:rFonts w:ascii="Arial" w:hAnsi="Arial"/>
              <w:sz w:val="23"/>
            </w:rPr>
          </w:rPrChange>
        </w:rPr>
        <w:t>00:16</w:t>
      </w:r>
      <w:r w:rsidRPr="002A3F64">
        <w:rPr>
          <w:rFonts w:ascii="Arial" w:hAnsi="Arial"/>
          <w:sz w:val="23"/>
          <w:lang w:val="en-CA"/>
          <w:rPrChange w:id="775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776" w:author="QC" w:date="2026-07-02T05:33:00Z">
            <w:rPr>
              <w:rFonts w:ascii="Arial" w:hAnsi="Arial"/>
              <w:sz w:val="23"/>
            </w:rPr>
          </w:rPrChange>
        </w:rPr>
        <w:t xml:space="preserve">just couldn't continue on, like he didn't have the wherewithal or the emotional support.  He </w:t>
      </w:r>
      <w:r w:rsidR="007D732A" w:rsidRPr="002A3F64">
        <w:rPr>
          <w:rFonts w:ascii="Arial" w:hAnsi="Arial"/>
          <w:sz w:val="23"/>
          <w:lang w:val="en-CA"/>
          <w:rPrChange w:id="777" w:author="QC" w:date="2026-07-02T05:33:00Z">
            <w:rPr>
              <w:rFonts w:ascii="Arial" w:hAnsi="Arial"/>
              <w:sz w:val="23"/>
            </w:rPr>
          </w:rPrChange>
        </w:rPr>
        <w:t>should’ve</w:t>
      </w:r>
      <w:r w:rsidR="00955D02" w:rsidRPr="002A3F64">
        <w:rPr>
          <w:rFonts w:ascii="Arial" w:hAnsi="Arial"/>
          <w:sz w:val="23"/>
          <w:lang w:val="en-CA"/>
          <w:rPrChange w:id="778" w:author="QC" w:date="2026-07-02T05:33:00Z">
            <w:rPr>
              <w:rFonts w:ascii="Arial" w:hAnsi="Arial"/>
              <w:sz w:val="23"/>
            </w:rPr>
          </w:rPrChange>
        </w:rPr>
        <w:t xml:space="preserve"> been in </w:t>
      </w:r>
      <w:r w:rsidR="007D732A" w:rsidRPr="002A3F64">
        <w:rPr>
          <w:rFonts w:ascii="Arial" w:hAnsi="Arial"/>
          <w:sz w:val="23"/>
          <w:lang w:val="en-CA"/>
          <w:rPrChange w:id="779" w:author="QC" w:date="2026-07-02T05:33:00Z">
            <w:rPr>
              <w:rFonts w:ascii="Arial" w:hAnsi="Arial"/>
              <w:sz w:val="23"/>
            </w:rPr>
          </w:rPrChange>
        </w:rPr>
        <w:t>counselling</w:t>
      </w:r>
      <w:r w:rsidR="00955D02" w:rsidRPr="002A3F64">
        <w:rPr>
          <w:rFonts w:ascii="Arial" w:hAnsi="Arial"/>
          <w:sz w:val="23"/>
          <w:lang w:val="en-CA"/>
          <w:rPrChange w:id="780" w:author="QC" w:date="2026-07-02T05:33:00Z">
            <w:rPr>
              <w:rFonts w:ascii="Arial" w:hAnsi="Arial"/>
              <w:sz w:val="23"/>
            </w:rPr>
          </w:rPrChange>
        </w:rPr>
        <w:t xml:space="preserve"> way back then.</w:t>
      </w:r>
      <w:ins w:id="781" w:author="QC" w:date="2026-07-02T05:33:00Z">
        <w:r w:rsidR="00824650" w:rsidRPr="002A3F64">
          <w:rPr>
            <w:rFonts w:ascii="Arial" w:hAnsi="Arial" w:cs="Arial"/>
            <w:bCs/>
            <w:sz w:val="23"/>
            <w:lang w:val="en-CA"/>
          </w:rPr>
          <w:t xml:space="preserve">  </w:t>
        </w:r>
      </w:ins>
      <w:moveToRangeStart w:id="782" w:author="QC" w:date="2026-07-02T05:33:00Z" w:name="move233862852"/>
      <w:moveTo w:id="783" w:author="QC" w:date="2026-07-02T05:33:00Z">
        <w:r w:rsidR="007D732A" w:rsidRPr="002A3F64">
          <w:rPr>
            <w:rFonts w:ascii="Arial" w:hAnsi="Arial"/>
            <w:sz w:val="23"/>
            <w:lang w:val="en-CA"/>
            <w:rPrChange w:id="784" w:author="QC" w:date="2026-07-02T05:33:00Z">
              <w:rPr>
                <w:rFonts w:ascii="Arial" w:hAnsi="Arial"/>
                <w:sz w:val="23"/>
              </w:rPr>
            </w:rPrChange>
          </w:rPr>
          <w:t>I mean, again, it's her stepson…</w:t>
        </w:r>
      </w:moveTo>
      <w:moveToRangeEnd w:id="782"/>
    </w:p>
    <w:p w14:paraId="273677AB" w14:textId="30005E80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moveTo w:id="785" w:author="QC" w:date="2026-07-02T05:33:00Z"/>
          <w:rFonts w:ascii="Arial" w:hAnsi="Arial"/>
          <w:sz w:val="23"/>
          <w:lang w:val="en-CA"/>
          <w:rPrChange w:id="786" w:author="QC" w:date="2026-07-02T05:33:00Z">
            <w:rPr>
              <w:moveTo w:id="787" w:author="QC" w:date="2026-07-02T05:33:00Z"/>
              <w:rFonts w:ascii="Arial" w:hAnsi="Arial"/>
              <w:sz w:val="23"/>
            </w:rPr>
          </w:rPrChange>
        </w:rPr>
      </w:pPr>
      <w:moveToRangeStart w:id="788" w:author="QC" w:date="2026-07-02T05:33:00Z" w:name="move233862853"/>
      <w:moveTo w:id="789" w:author="QC" w:date="2026-07-02T05:33:00Z">
        <w:r w:rsidRPr="002A3F64">
          <w:rPr>
            <w:rFonts w:ascii="Arial" w:hAnsi="Arial"/>
            <w:sz w:val="23"/>
            <w:lang w:val="en-CA"/>
            <w:rPrChange w:id="790" w:author="QC" w:date="2026-07-02T05:33:00Z">
              <w:rPr>
                <w:rFonts w:ascii="Arial" w:hAnsi="Arial"/>
                <w:sz w:val="23"/>
              </w:rPr>
            </w:rPrChange>
          </w:rPr>
          <w:t>BRIGGS:</w:t>
        </w:r>
        <w:r w:rsidR="00955D02" w:rsidRPr="002A3F64">
          <w:rPr>
            <w:rFonts w:ascii="Arial" w:hAnsi="Arial"/>
            <w:sz w:val="23"/>
            <w:lang w:val="en-CA"/>
            <w:rPrChange w:id="791" w:author="QC" w:date="2026-07-02T05:33:00Z">
              <w:rPr>
                <w:rFonts w:ascii="Arial" w:hAnsi="Arial"/>
                <w:sz w:val="23"/>
              </w:rPr>
            </w:rPrChange>
          </w:rPr>
          <w:tab/>
        </w:r>
        <w:r w:rsidR="00824650" w:rsidRPr="002A3F64">
          <w:rPr>
            <w:rFonts w:ascii="Arial" w:hAnsi="Arial"/>
            <w:sz w:val="23"/>
            <w:lang w:val="en-CA"/>
            <w:rPrChange w:id="792" w:author="QC" w:date="2026-07-02T05:33:00Z">
              <w:rPr>
                <w:rFonts w:ascii="Arial" w:hAnsi="Arial"/>
                <w:sz w:val="23"/>
              </w:rPr>
            </w:rPrChange>
          </w:rPr>
          <w:t>Mm-hmm.</w:t>
        </w:r>
      </w:moveTo>
    </w:p>
    <w:moveToRangeEnd w:id="788"/>
    <w:p w14:paraId="494E3857" w14:textId="77777777" w:rsidR="00955D02" w:rsidRPr="00955D02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del w:id="793" w:author="QC" w:date="2026-07-02T05:33:00Z"/>
          <w:rFonts w:ascii="Arial" w:hAnsi="Arial" w:cs="Arial"/>
          <w:bCs/>
          <w:sz w:val="23"/>
        </w:rPr>
      </w:pPr>
      <w:del w:id="794" w:author="QC" w:date="2026-07-02T05:33:00Z">
        <w:r>
          <w:rPr>
            <w:rFonts w:ascii="Arial" w:hAnsi="Arial" w:cs="Arial"/>
            <w:bCs/>
            <w:sz w:val="23"/>
          </w:rPr>
          <w:delText>KAREN:</w:delText>
        </w:r>
        <w:r w:rsidR="00955D02">
          <w:rPr>
            <w:rFonts w:ascii="Arial" w:hAnsi="Arial" w:cs="Arial"/>
            <w:bCs/>
            <w:sz w:val="23"/>
          </w:rPr>
          <w:tab/>
        </w:r>
      </w:del>
      <w:moveFromRangeStart w:id="795" w:author="QC" w:date="2026-07-02T05:33:00Z" w:name="move233862852"/>
      <w:moveFrom w:id="796" w:author="QC" w:date="2026-07-02T05:33:00Z">
        <w:r w:rsidR="007D732A" w:rsidRPr="002A3F64">
          <w:rPr>
            <w:rFonts w:ascii="Arial" w:hAnsi="Arial"/>
            <w:sz w:val="23"/>
            <w:lang w:val="en-CA"/>
            <w:rPrChange w:id="797" w:author="QC" w:date="2026-07-02T05:33:00Z">
              <w:rPr>
                <w:rFonts w:ascii="Arial" w:hAnsi="Arial"/>
                <w:sz w:val="23"/>
              </w:rPr>
            </w:rPrChange>
          </w:rPr>
          <w:t>I mean, again, it's her stepson…</w:t>
        </w:r>
      </w:moveFrom>
      <w:moveFromRangeEnd w:id="795"/>
    </w:p>
    <w:p w14:paraId="58D450DF" w14:textId="77777777" w:rsidR="00955D02" w:rsidRPr="00955D02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del w:id="798" w:author="QC" w:date="2026-07-02T05:33:00Z"/>
          <w:rFonts w:ascii="Arial" w:hAnsi="Arial" w:cs="Arial"/>
          <w:bCs/>
          <w:sz w:val="23"/>
        </w:rPr>
      </w:pPr>
      <w:del w:id="799" w:author="QC" w:date="2026-07-02T05:33:00Z">
        <w:r>
          <w:rPr>
            <w:rFonts w:ascii="Arial" w:hAnsi="Arial" w:cs="Arial"/>
            <w:bCs/>
            <w:sz w:val="23"/>
          </w:rPr>
          <w:delText>BRIGGS:</w:delText>
        </w:r>
        <w:r w:rsidR="00955D02">
          <w:rPr>
            <w:rFonts w:ascii="Arial" w:hAnsi="Arial" w:cs="Arial"/>
            <w:bCs/>
            <w:sz w:val="23"/>
          </w:rPr>
          <w:tab/>
        </w:r>
        <w:r w:rsidR="00955D02" w:rsidRPr="00955D02">
          <w:rPr>
            <w:rFonts w:ascii="Arial" w:hAnsi="Arial" w:cs="Arial"/>
            <w:bCs/>
            <w:sz w:val="23"/>
          </w:rPr>
          <w:delText>Hm.</w:delText>
        </w:r>
      </w:del>
    </w:p>
    <w:p w14:paraId="6F99A1ED" w14:textId="0442228F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80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80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802" w:author="QC" w:date="2026-07-02T05:33:00Z">
            <w:rPr>
              <w:rFonts w:ascii="Arial" w:hAnsi="Arial"/>
              <w:sz w:val="23"/>
            </w:rPr>
          </w:rPrChange>
        </w:rPr>
        <w:tab/>
        <w:t>...and</w:t>
      </w:r>
      <w:r w:rsidR="00CE229E" w:rsidRPr="002A3F64">
        <w:rPr>
          <w:rFonts w:ascii="Arial" w:hAnsi="Arial"/>
          <w:sz w:val="23"/>
          <w:lang w:val="en-CA"/>
          <w:rPrChange w:id="803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804" w:author="QC" w:date="2026-07-02T05:33:00Z">
            <w:rPr>
              <w:rFonts w:ascii="Arial" w:hAnsi="Arial"/>
              <w:sz w:val="23"/>
            </w:rPr>
          </w:rPrChange>
        </w:rPr>
        <w:t>ou know, he</w:t>
      </w:r>
      <w:r w:rsidR="007D732A" w:rsidRPr="002A3F64">
        <w:rPr>
          <w:rFonts w:ascii="Arial" w:hAnsi="Arial"/>
          <w:sz w:val="23"/>
          <w:lang w:val="en-CA"/>
          <w:rPrChange w:id="805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806" w:author="QC" w:date="2026-07-02T05:33:00Z">
            <w:rPr>
              <w:rFonts w:ascii="Arial" w:hAnsi="Arial"/>
              <w:sz w:val="23"/>
            </w:rPr>
          </w:rPrChange>
        </w:rPr>
        <w:t>even back then, um, she tr-</w:t>
      </w:r>
      <w:r w:rsidR="007D732A" w:rsidRPr="002A3F64">
        <w:rPr>
          <w:rFonts w:ascii="Arial" w:hAnsi="Arial"/>
          <w:sz w:val="23"/>
          <w:lang w:val="en-CA"/>
          <w:rPrChange w:id="807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808" w:author="QC" w:date="2026-07-02T05:33:00Z">
            <w:rPr>
              <w:rFonts w:ascii="Arial" w:hAnsi="Arial"/>
              <w:sz w:val="23"/>
            </w:rPr>
          </w:rPrChange>
        </w:rPr>
        <w:t xml:space="preserve"> pulled him through</w:t>
      </w:r>
      <w:del w:id="80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810" w:author="QC" w:date="2026-07-02T05:33:00Z">
        <w:r w:rsidR="00824650" w:rsidRPr="002A3F64">
          <w:rPr>
            <w:rFonts w:ascii="Arial" w:hAnsi="Arial" w:cs="Arial"/>
            <w:bCs/>
            <w:sz w:val="23"/>
            <w:lang w:val="en-CA"/>
          </w:rPr>
          <w:t xml:space="preserve">. </w:t>
        </w:r>
      </w:ins>
      <w:r w:rsidR="00824650" w:rsidRPr="002A3F64">
        <w:rPr>
          <w:rFonts w:ascii="Arial" w:hAnsi="Arial"/>
          <w:sz w:val="23"/>
          <w:lang w:val="en-CA"/>
          <w:rPrChange w:id="811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812" w:author="QC" w:date="2026-07-02T05:33:00Z">
            <w:rPr>
              <w:rFonts w:ascii="Arial" w:hAnsi="Arial"/>
              <w:sz w:val="23"/>
            </w:rPr>
          </w:rPrChange>
        </w:rPr>
        <w:t xml:space="preserve">I don't even know if he got his </w:t>
      </w:r>
      <w:del w:id="81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grade</w:delText>
        </w:r>
      </w:del>
      <w:ins w:id="814" w:author="QC" w:date="2026-07-02T05:33:00Z">
        <w:r w:rsidR="00824650" w:rsidRPr="002A3F64">
          <w:rPr>
            <w:rFonts w:ascii="Arial" w:hAnsi="Arial" w:cs="Arial"/>
            <w:bCs/>
            <w:sz w:val="23"/>
            <w:lang w:val="en-CA"/>
          </w:rPr>
          <w:t>G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rade</w:t>
        </w:r>
      </w:ins>
      <w:r w:rsidR="00955D02" w:rsidRPr="002A3F64">
        <w:rPr>
          <w:rFonts w:ascii="Arial" w:hAnsi="Arial"/>
          <w:sz w:val="23"/>
          <w:lang w:val="en-CA"/>
          <w:rPrChange w:id="815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7D732A" w:rsidRPr="002A3F64">
        <w:rPr>
          <w:rFonts w:ascii="Arial" w:hAnsi="Arial"/>
          <w:sz w:val="23"/>
          <w:lang w:val="en-CA"/>
          <w:rPrChange w:id="816" w:author="QC" w:date="2026-07-02T05:33:00Z">
            <w:rPr>
              <w:rFonts w:ascii="Arial" w:hAnsi="Arial"/>
              <w:sz w:val="23"/>
            </w:rPr>
          </w:rPrChange>
        </w:rPr>
        <w:t>12</w:t>
      </w:r>
      <w:r w:rsidR="00955D02" w:rsidRPr="002A3F64">
        <w:rPr>
          <w:rFonts w:ascii="Arial" w:hAnsi="Arial"/>
          <w:sz w:val="23"/>
          <w:lang w:val="en-CA"/>
          <w:rPrChange w:id="817" w:author="QC" w:date="2026-07-02T05:33:00Z">
            <w:rPr>
              <w:rFonts w:ascii="Arial" w:hAnsi="Arial"/>
              <w:sz w:val="23"/>
            </w:rPr>
          </w:rPrChange>
        </w:rPr>
        <w:t xml:space="preserve"> diploma</w:t>
      </w:r>
      <w:del w:id="81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but</w:delText>
        </w:r>
      </w:del>
      <w:ins w:id="819" w:author="QC" w:date="2026-07-02T05:33:00Z">
        <w:r w:rsidR="00824650" w:rsidRPr="002A3F64">
          <w:rPr>
            <w:rFonts w:ascii="Arial" w:hAnsi="Arial" w:cs="Arial"/>
            <w:bCs/>
            <w:sz w:val="23"/>
            <w:lang w:val="en-CA"/>
          </w:rPr>
          <w:t>.  B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ut</w:t>
        </w:r>
      </w:ins>
      <w:r w:rsidR="00955D02" w:rsidRPr="002A3F64">
        <w:rPr>
          <w:rFonts w:ascii="Arial" w:hAnsi="Arial"/>
          <w:sz w:val="23"/>
          <w:lang w:val="en-CA"/>
          <w:rPrChange w:id="820" w:author="QC" w:date="2026-07-02T05:33:00Z">
            <w:rPr>
              <w:rFonts w:ascii="Arial" w:hAnsi="Arial"/>
              <w:sz w:val="23"/>
            </w:rPr>
          </w:rPrChange>
        </w:rPr>
        <w:t>, um, then he tried to be a</w:t>
      </w:r>
      <w:del w:id="821" w:author="QC" w:date="2026-07-02T05:33:00Z">
        <w:r w:rsidR="00CE229E">
          <w:rPr>
            <w:rFonts w:ascii="Arial" w:hAnsi="Arial" w:cs="Arial"/>
            <w:bCs/>
            <w:sz w:val="23"/>
          </w:rPr>
          <w:delText>,</w:delText>
        </w:r>
      </w:del>
      <w:ins w:id="822" w:author="QC" w:date="2026-07-02T05:33:00Z">
        <w:r w:rsidR="00824650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CE229E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CE229E" w:rsidRPr="002A3F64">
        <w:rPr>
          <w:rFonts w:ascii="Arial" w:hAnsi="Arial"/>
          <w:sz w:val="23"/>
          <w:lang w:val="en-CA"/>
          <w:rPrChange w:id="823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824" w:author="QC" w:date="2026-07-02T05:33:00Z">
            <w:rPr>
              <w:rFonts w:ascii="Arial" w:hAnsi="Arial"/>
              <w:sz w:val="23"/>
            </w:rPr>
          </w:rPrChange>
        </w:rPr>
        <w:t>ou know, an athletic personal trainer and over the past year she told me that</w:t>
      </w:r>
      <w:r w:rsidR="00CE229E" w:rsidRPr="002A3F64">
        <w:rPr>
          <w:rFonts w:ascii="Arial" w:hAnsi="Arial"/>
          <w:sz w:val="23"/>
          <w:lang w:val="en-CA"/>
          <w:rPrChange w:id="825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826" w:author="QC" w:date="2026-07-02T05:33:00Z">
            <w:rPr>
              <w:rFonts w:ascii="Arial" w:hAnsi="Arial"/>
              <w:sz w:val="23"/>
            </w:rPr>
          </w:rPrChange>
        </w:rPr>
        <w:t>ou know</w:t>
      </w:r>
      <w:r w:rsidR="007D732A" w:rsidRPr="002A3F64">
        <w:rPr>
          <w:rFonts w:ascii="Arial" w:hAnsi="Arial"/>
          <w:sz w:val="23"/>
          <w:lang w:val="en-CA"/>
          <w:rPrChange w:id="827" w:author="QC" w:date="2026-07-02T05:33:00Z">
            <w:rPr>
              <w:rFonts w:ascii="Arial" w:hAnsi="Arial"/>
              <w:sz w:val="23"/>
            </w:rPr>
          </w:rPrChange>
        </w:rPr>
        <w:t>, w</w:t>
      </w:r>
      <w:r w:rsidR="00955D02" w:rsidRPr="002A3F64">
        <w:rPr>
          <w:rFonts w:ascii="Arial" w:hAnsi="Arial"/>
          <w:sz w:val="23"/>
          <w:lang w:val="en-CA"/>
          <w:rPrChange w:id="828" w:author="QC" w:date="2026-07-02T05:33:00Z">
            <w:rPr>
              <w:rFonts w:ascii="Arial" w:hAnsi="Arial"/>
              <w:sz w:val="23"/>
            </w:rPr>
          </w:rPrChange>
        </w:rPr>
        <w:t xml:space="preserve">ell, I know he </w:t>
      </w:r>
      <w:del w:id="82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k-</w:delText>
        </w:r>
        <w:r w:rsidR="007D732A">
          <w:rPr>
            <w:rFonts w:ascii="Arial" w:hAnsi="Arial" w:cs="Arial"/>
            <w:bCs/>
            <w:sz w:val="23"/>
          </w:rPr>
          <w:delText>,</w:delText>
        </w:r>
        <w:r w:rsidR="00955D02" w:rsidRPr="00955D02">
          <w:rPr>
            <w:rFonts w:ascii="Arial" w:hAnsi="Arial" w:cs="Arial"/>
            <w:bCs/>
            <w:sz w:val="23"/>
          </w:rPr>
          <w:delText xml:space="preserve"> </w:delText>
        </w:r>
      </w:del>
      <w:r w:rsidR="00955D02" w:rsidRPr="002A3F64">
        <w:rPr>
          <w:rFonts w:ascii="Arial" w:hAnsi="Arial"/>
          <w:sz w:val="23"/>
          <w:lang w:val="en-CA"/>
          <w:rPrChange w:id="830" w:author="QC" w:date="2026-07-02T05:33:00Z">
            <w:rPr>
              <w:rFonts w:ascii="Arial" w:hAnsi="Arial"/>
              <w:sz w:val="23"/>
            </w:rPr>
          </w:rPrChange>
        </w:rPr>
        <w:t xml:space="preserve">kept coming back.  </w:t>
      </w:r>
      <w:r w:rsidR="00955D02" w:rsidRPr="002A3F64">
        <w:rPr>
          <w:rFonts w:ascii="Arial" w:hAnsi="Arial"/>
          <w:sz w:val="23"/>
          <w:lang w:val="en-CA"/>
          <w:rPrChange w:id="831" w:author="QC" w:date="2026-07-02T05:33:00Z">
            <w:rPr>
              <w:rFonts w:ascii="Arial" w:hAnsi="Arial"/>
              <w:sz w:val="23"/>
            </w:rPr>
          </w:rPrChange>
        </w:rPr>
        <w:lastRenderedPageBreak/>
        <w:t>George kept letting them back into the home</w:t>
      </w:r>
      <w:ins w:id="832" w:author="QC" w:date="2026-07-02T05:33:00Z">
        <w:r w:rsidR="00824650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833" w:author="QC" w:date="2026-07-02T05:33:00Z">
            <w:rPr>
              <w:rFonts w:ascii="Arial" w:hAnsi="Arial"/>
              <w:sz w:val="23"/>
            </w:rPr>
          </w:rPrChange>
        </w:rPr>
        <w:t xml:space="preserve"> and Basil has got a degree and he</w:t>
      </w:r>
      <w:r w:rsidR="007D732A" w:rsidRPr="002A3F64">
        <w:rPr>
          <w:rFonts w:ascii="Arial" w:hAnsi="Arial"/>
          <w:sz w:val="23"/>
          <w:lang w:val="en-CA"/>
          <w:rPrChange w:id="834" w:author="QC" w:date="2026-07-02T05:33:00Z">
            <w:rPr>
              <w:rFonts w:ascii="Arial" w:hAnsi="Arial"/>
              <w:sz w:val="23"/>
            </w:rPr>
          </w:rPrChange>
        </w:rPr>
        <w:t>'s got his own problems, um, so…</w:t>
      </w:r>
    </w:p>
    <w:p w14:paraId="73E5F3E3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83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836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837" w:author="QC" w:date="2026-07-02T05:33:00Z">
            <w:rPr>
              <w:rFonts w:ascii="Arial" w:hAnsi="Arial"/>
              <w:sz w:val="23"/>
            </w:rPr>
          </w:rPrChange>
        </w:rPr>
        <w:tab/>
        <w:t>Is there any-</w:t>
      </w:r>
      <w:r w:rsidR="007D732A" w:rsidRPr="002A3F64">
        <w:rPr>
          <w:rFonts w:ascii="Arial" w:hAnsi="Arial"/>
          <w:sz w:val="23"/>
          <w:lang w:val="en-CA"/>
          <w:rPrChange w:id="838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839" w:author="QC" w:date="2026-07-02T05:33:00Z">
            <w:rPr>
              <w:rFonts w:ascii="Arial" w:hAnsi="Arial"/>
              <w:sz w:val="23"/>
            </w:rPr>
          </w:rPrChange>
        </w:rPr>
        <w:t xml:space="preserve"> anything that's been diagnosed with the boys that you're aware of?</w:t>
      </w:r>
    </w:p>
    <w:p w14:paraId="57CA2FCB" w14:textId="78346BC3" w:rsidR="0018584F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84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84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842" w:author="QC" w:date="2026-07-02T05:33:00Z">
            <w:rPr>
              <w:rFonts w:ascii="Arial" w:hAnsi="Arial"/>
              <w:sz w:val="23"/>
            </w:rPr>
          </w:rPrChange>
        </w:rPr>
        <w:tab/>
        <w:t>I think</w:t>
      </w:r>
      <w:r w:rsidR="007D732A" w:rsidRPr="002A3F64">
        <w:rPr>
          <w:rFonts w:ascii="Arial" w:hAnsi="Arial"/>
          <w:sz w:val="23"/>
          <w:lang w:val="en-CA"/>
          <w:rPrChange w:id="843" w:author="QC" w:date="2026-07-02T05:33:00Z">
            <w:rPr>
              <w:rFonts w:ascii="Arial" w:hAnsi="Arial"/>
              <w:sz w:val="23"/>
            </w:rPr>
          </w:rPrChange>
        </w:rPr>
        <w:t>-, w</w:t>
      </w:r>
      <w:r w:rsidR="00955D02" w:rsidRPr="002A3F64">
        <w:rPr>
          <w:rFonts w:ascii="Arial" w:hAnsi="Arial"/>
          <w:sz w:val="23"/>
          <w:lang w:val="en-CA"/>
          <w:rPrChange w:id="844" w:author="QC" w:date="2026-07-02T05:33:00Z">
            <w:rPr>
              <w:rFonts w:ascii="Arial" w:hAnsi="Arial"/>
              <w:sz w:val="23"/>
            </w:rPr>
          </w:rPrChange>
        </w:rPr>
        <w:t>ell, she had said to me that he</w:t>
      </w:r>
      <w:r w:rsidR="007D732A" w:rsidRPr="002A3F64">
        <w:rPr>
          <w:rFonts w:ascii="Arial" w:hAnsi="Arial"/>
          <w:sz w:val="23"/>
          <w:lang w:val="en-CA"/>
          <w:rPrChange w:id="845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846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  <w:del w:id="84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Ba</w:delText>
        </w:r>
      </w:del>
      <w:ins w:id="848" w:author="QC" w:date="2026-07-02T05:33:00Z">
        <w:r w:rsidR="00741325" w:rsidRPr="002A3F64">
          <w:rPr>
            <w:rFonts w:ascii="Arial" w:hAnsi="Arial" w:cs="Arial"/>
            <w:bCs/>
            <w:sz w:val="23"/>
            <w:lang w:val="en-CA"/>
          </w:rPr>
          <w:t>b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a</w:t>
        </w:r>
      </w:ins>
      <w:r w:rsidR="00955D02" w:rsidRPr="002A3F64">
        <w:rPr>
          <w:rFonts w:ascii="Arial" w:hAnsi="Arial"/>
          <w:sz w:val="23"/>
          <w:lang w:val="en-CA"/>
          <w:rPrChange w:id="849" w:author="QC" w:date="2026-07-02T05:33:00Z">
            <w:rPr>
              <w:rFonts w:ascii="Arial" w:hAnsi="Arial"/>
              <w:sz w:val="23"/>
            </w:rPr>
          </w:rPrChange>
        </w:rPr>
        <w:t>-</w:t>
      </w:r>
      <w:r w:rsidR="007D732A" w:rsidRPr="002A3F64">
        <w:rPr>
          <w:rFonts w:ascii="Arial" w:hAnsi="Arial"/>
          <w:sz w:val="23"/>
          <w:lang w:val="en-CA"/>
          <w:rPrChange w:id="850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851" w:author="QC" w:date="2026-07-02T05:33:00Z">
            <w:rPr>
              <w:rFonts w:ascii="Arial" w:hAnsi="Arial"/>
              <w:sz w:val="23"/>
            </w:rPr>
          </w:rPrChange>
        </w:rPr>
        <w:t xml:space="preserve"> Andrew, um, </w:t>
      </w:r>
    </w:p>
    <w:p w14:paraId="029860FB" w14:textId="552D3238" w:rsidR="007D732A" w:rsidRPr="002A3F64" w:rsidRDefault="0018584F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85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853" w:author="QC" w:date="2026-07-02T05:33:00Z">
            <w:rPr>
              <w:rFonts w:ascii="Arial" w:hAnsi="Arial"/>
              <w:sz w:val="23"/>
            </w:rPr>
          </w:rPrChange>
        </w:rPr>
        <w:t>00:17</w:t>
      </w:r>
      <w:r w:rsidRPr="002A3F64">
        <w:rPr>
          <w:rFonts w:ascii="Arial" w:hAnsi="Arial"/>
          <w:sz w:val="23"/>
          <w:lang w:val="en-CA"/>
          <w:rPrChange w:id="854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855" w:author="QC" w:date="2026-07-02T05:33:00Z">
            <w:rPr>
              <w:rFonts w:ascii="Arial" w:hAnsi="Arial"/>
              <w:sz w:val="23"/>
            </w:rPr>
          </w:rPrChange>
        </w:rPr>
        <w:t>was</w:t>
      </w:r>
      <w:r w:rsidR="007D732A" w:rsidRPr="002A3F64">
        <w:rPr>
          <w:rFonts w:ascii="Arial" w:hAnsi="Arial"/>
          <w:sz w:val="23"/>
          <w:lang w:val="en-CA"/>
          <w:rPrChange w:id="856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857" w:author="QC" w:date="2026-07-02T05:33:00Z">
            <w:rPr>
              <w:rFonts w:ascii="Arial" w:hAnsi="Arial"/>
              <w:sz w:val="23"/>
            </w:rPr>
          </w:rPrChange>
        </w:rPr>
        <w:t xml:space="preserve">I mean, no, she didn't, but we talked about it.  </w:t>
      </w:r>
      <w:r w:rsidR="007D732A" w:rsidRPr="002A3F64">
        <w:rPr>
          <w:rFonts w:ascii="Arial" w:hAnsi="Arial"/>
          <w:sz w:val="23"/>
          <w:lang w:val="en-CA"/>
          <w:rPrChange w:id="858" w:author="QC" w:date="2026-07-02T05:33:00Z">
            <w:rPr>
              <w:rFonts w:ascii="Arial" w:hAnsi="Arial"/>
              <w:sz w:val="23"/>
            </w:rPr>
          </w:rPrChange>
        </w:rPr>
        <w:t xml:space="preserve">She </w:t>
      </w:r>
      <w:r w:rsidR="00955D02" w:rsidRPr="002A3F64">
        <w:rPr>
          <w:rFonts w:ascii="Arial" w:hAnsi="Arial"/>
          <w:sz w:val="23"/>
          <w:lang w:val="en-CA"/>
          <w:rPrChange w:id="859" w:author="QC" w:date="2026-07-02T05:33:00Z">
            <w:rPr>
              <w:rFonts w:ascii="Arial" w:hAnsi="Arial"/>
              <w:sz w:val="23"/>
            </w:rPr>
          </w:rPrChange>
        </w:rPr>
        <w:t xml:space="preserve">said, </w:t>
      </w:r>
      <w:r w:rsidR="007D732A" w:rsidRPr="002A3F64">
        <w:rPr>
          <w:rFonts w:ascii="Arial" w:hAnsi="Arial"/>
          <w:sz w:val="23"/>
          <w:lang w:val="en-CA"/>
          <w:rPrChange w:id="860" w:author="QC" w:date="2026-07-02T05:33:00Z">
            <w:rPr>
              <w:rFonts w:ascii="Arial" w:hAnsi="Arial"/>
              <w:sz w:val="23"/>
            </w:rPr>
          </w:rPrChange>
        </w:rPr>
        <w:t>m</w:t>
      </w:r>
      <w:r w:rsidR="00955D02" w:rsidRPr="002A3F64">
        <w:rPr>
          <w:rFonts w:ascii="Arial" w:hAnsi="Arial"/>
          <w:sz w:val="23"/>
          <w:lang w:val="en-CA"/>
          <w:rPrChange w:id="861" w:author="QC" w:date="2026-07-02T05:33:00Z">
            <w:rPr>
              <w:rFonts w:ascii="Arial" w:hAnsi="Arial"/>
              <w:sz w:val="23"/>
            </w:rPr>
          </w:rPrChange>
        </w:rPr>
        <w:t>aybe he's bipolar, maybe he's ADHD, m-</w:t>
      </w:r>
      <w:r w:rsidR="007D732A" w:rsidRPr="002A3F64">
        <w:rPr>
          <w:rFonts w:ascii="Arial" w:hAnsi="Arial"/>
          <w:sz w:val="23"/>
          <w:lang w:val="en-CA"/>
          <w:rPrChange w:id="862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863" w:author="QC" w:date="2026-07-02T05:33:00Z">
            <w:rPr>
              <w:rFonts w:ascii="Arial" w:hAnsi="Arial"/>
              <w:sz w:val="23"/>
            </w:rPr>
          </w:rPrChange>
        </w:rPr>
        <w:t xml:space="preserve"> with substance abuse.  I mean, she told me he was on cocaine and drunk and, um, using drugs and couldn't get a licen</w:t>
      </w:r>
      <w:r w:rsidR="007D732A" w:rsidRPr="002A3F64">
        <w:rPr>
          <w:rFonts w:ascii="Arial" w:hAnsi="Arial"/>
          <w:sz w:val="23"/>
          <w:lang w:val="en-CA"/>
          <w:rPrChange w:id="864" w:author="QC" w:date="2026-07-02T05:33:00Z">
            <w:rPr>
              <w:rFonts w:ascii="Arial" w:hAnsi="Arial"/>
              <w:sz w:val="23"/>
            </w:rPr>
          </w:rPrChange>
        </w:rPr>
        <w:t>c</w:t>
      </w:r>
      <w:r w:rsidR="00955D02" w:rsidRPr="002A3F64">
        <w:rPr>
          <w:rFonts w:ascii="Arial" w:hAnsi="Arial"/>
          <w:sz w:val="23"/>
          <w:lang w:val="en-CA"/>
          <w:rPrChange w:id="865" w:author="QC" w:date="2026-07-02T05:33:00Z">
            <w:rPr>
              <w:rFonts w:ascii="Arial" w:hAnsi="Arial"/>
              <w:sz w:val="23"/>
            </w:rPr>
          </w:rPrChange>
        </w:rPr>
        <w:t>e and tried to get his, um</w:t>
      </w:r>
      <w:r w:rsidR="007D732A" w:rsidRPr="002A3F64">
        <w:rPr>
          <w:rFonts w:ascii="Arial" w:hAnsi="Arial"/>
          <w:sz w:val="23"/>
          <w:lang w:val="en-CA"/>
          <w:rPrChange w:id="866" w:author="QC" w:date="2026-07-02T05:33:00Z">
            <w:rPr>
              <w:rFonts w:ascii="Arial" w:hAnsi="Arial"/>
              <w:sz w:val="23"/>
            </w:rPr>
          </w:rPrChange>
        </w:rPr>
        <w:t>, s</w:t>
      </w:r>
      <w:r w:rsidR="00955D02" w:rsidRPr="002A3F64">
        <w:rPr>
          <w:rFonts w:ascii="Arial" w:hAnsi="Arial"/>
          <w:sz w:val="23"/>
          <w:lang w:val="en-CA"/>
          <w:rPrChange w:id="867" w:author="QC" w:date="2026-07-02T05:33:00Z">
            <w:rPr>
              <w:rFonts w:ascii="Arial" w:hAnsi="Arial"/>
              <w:sz w:val="23"/>
            </w:rPr>
          </w:rPrChange>
        </w:rPr>
        <w:t>o, so mental health</w:t>
      </w:r>
      <w:del w:id="868" w:author="QC" w:date="2026-07-02T05:33:00Z">
        <w:r w:rsidR="007D732A">
          <w:rPr>
            <w:rFonts w:ascii="Arial" w:hAnsi="Arial" w:cs="Arial"/>
            <w:bCs/>
            <w:sz w:val="23"/>
          </w:rPr>
          <w:delText xml:space="preserve"> </w:delText>
        </w:r>
        <w:r w:rsidR="00955D02" w:rsidRPr="00955D02">
          <w:rPr>
            <w:rFonts w:ascii="Arial" w:hAnsi="Arial" w:cs="Arial"/>
            <w:bCs/>
            <w:sz w:val="23"/>
          </w:rPr>
          <w:delText>and</w:delText>
        </w:r>
      </w:del>
      <w:ins w:id="869" w:author="QC" w:date="2026-07-02T05:33:00Z">
        <w:r w:rsidR="003C1E9E" w:rsidRPr="002A3F64">
          <w:rPr>
            <w:rFonts w:ascii="Arial" w:hAnsi="Arial" w:cs="Arial"/>
            <w:bCs/>
            <w:sz w:val="23"/>
            <w:lang w:val="en-CA"/>
          </w:rPr>
          <w:t>. 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870" w:author="QC" w:date="2026-07-02T05:33:00Z">
            <w:rPr>
              <w:rFonts w:ascii="Arial" w:hAnsi="Arial"/>
              <w:sz w:val="23"/>
            </w:rPr>
          </w:rPrChange>
        </w:rPr>
        <w:t xml:space="preserve"> she told me that Basil has told them that even way back before</w:t>
      </w:r>
      <w:r w:rsidR="007D732A" w:rsidRPr="002A3F64">
        <w:rPr>
          <w:rFonts w:ascii="Arial" w:hAnsi="Arial"/>
          <w:sz w:val="23"/>
          <w:lang w:val="en-CA"/>
          <w:rPrChange w:id="871" w:author="QC" w:date="2026-07-02T05:33:00Z">
            <w:rPr>
              <w:rFonts w:ascii="Arial" w:hAnsi="Arial"/>
              <w:sz w:val="23"/>
            </w:rPr>
          </w:rPrChange>
        </w:rPr>
        <w:t>-, o</w:t>
      </w:r>
      <w:r w:rsidR="00955D02" w:rsidRPr="002A3F64">
        <w:rPr>
          <w:rFonts w:ascii="Arial" w:hAnsi="Arial"/>
          <w:sz w:val="23"/>
          <w:lang w:val="en-CA"/>
          <w:rPrChange w:id="872" w:author="QC" w:date="2026-07-02T05:33:00Z">
            <w:rPr>
              <w:rFonts w:ascii="Arial" w:hAnsi="Arial"/>
              <w:sz w:val="23"/>
            </w:rPr>
          </w:rPrChange>
        </w:rPr>
        <w:t>h, during COVID</w:t>
      </w:r>
      <w:del w:id="87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874" w:author="QC" w:date="2026-07-02T05:33:00Z">
            <w:rPr>
              <w:rFonts w:ascii="Arial" w:hAnsi="Arial"/>
              <w:sz w:val="23"/>
            </w:rPr>
          </w:rPrChange>
        </w:rPr>
        <w:t xml:space="preserve"> Andrew was at their house saying that he was God.  Well, I mean, whatever, but he would go downstairs and he'd have a, a two-four drink it all in their house</w:t>
      </w:r>
      <w:r w:rsidR="007D732A" w:rsidRPr="002A3F64">
        <w:rPr>
          <w:rFonts w:ascii="Arial" w:hAnsi="Arial"/>
          <w:sz w:val="23"/>
          <w:lang w:val="en-CA"/>
          <w:rPrChange w:id="875" w:author="QC" w:date="2026-07-02T05:33:00Z">
            <w:rPr>
              <w:rFonts w:ascii="Arial" w:hAnsi="Arial"/>
              <w:sz w:val="23"/>
            </w:rPr>
          </w:rPrChange>
        </w:rPr>
        <w:t>, o</w:t>
      </w:r>
      <w:r w:rsidR="00955D02" w:rsidRPr="002A3F64">
        <w:rPr>
          <w:rFonts w:ascii="Arial" w:hAnsi="Arial"/>
          <w:sz w:val="23"/>
          <w:lang w:val="en-CA"/>
          <w:rPrChange w:id="876" w:author="QC" w:date="2026-07-02T05:33:00Z">
            <w:rPr>
              <w:rFonts w:ascii="Arial" w:hAnsi="Arial"/>
              <w:sz w:val="23"/>
            </w:rPr>
          </w:rPrChange>
        </w:rPr>
        <w:t>r he'd go up into her, she has a yoga room upstairs and, um, he'd go up there, shut the door</w:t>
      </w:r>
      <w:del w:id="87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878" w:author="QC" w:date="2026-07-02T05:33:00Z">
            <w:rPr>
              <w:rFonts w:ascii="Arial" w:hAnsi="Arial"/>
              <w:sz w:val="23"/>
            </w:rPr>
          </w:rPrChange>
        </w:rPr>
        <w:t xml:space="preserve"> and just like all oblivious and scream and yell at her.  And</w:t>
      </w:r>
      <w:r w:rsidR="00CE229E" w:rsidRPr="002A3F64">
        <w:rPr>
          <w:rFonts w:ascii="Arial" w:hAnsi="Arial"/>
          <w:sz w:val="23"/>
          <w:lang w:val="en-CA"/>
          <w:rPrChange w:id="879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880" w:author="QC" w:date="2026-07-02T05:33:00Z">
            <w:rPr>
              <w:rFonts w:ascii="Arial" w:hAnsi="Arial"/>
              <w:sz w:val="23"/>
            </w:rPr>
          </w:rPrChange>
        </w:rPr>
        <w:t>ou know, I kept saying, Jen, like there's no boundaries here</w:t>
      </w:r>
      <w:r w:rsidR="00CE229E" w:rsidRPr="002A3F64">
        <w:rPr>
          <w:rFonts w:ascii="Arial" w:hAnsi="Arial"/>
          <w:sz w:val="23"/>
          <w:lang w:val="en-CA"/>
          <w:rPrChange w:id="881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882" w:author="QC" w:date="2026-07-02T05:33:00Z">
            <w:rPr>
              <w:rFonts w:ascii="Arial" w:hAnsi="Arial"/>
              <w:sz w:val="23"/>
            </w:rPr>
          </w:rPrChange>
        </w:rPr>
        <w:t xml:space="preserve">ou know, um, </w:t>
      </w:r>
      <w:r w:rsidR="007D732A" w:rsidRPr="002A3F64">
        <w:rPr>
          <w:rFonts w:ascii="Arial" w:hAnsi="Arial"/>
          <w:sz w:val="23"/>
          <w:lang w:val="en-CA"/>
          <w:rPrChange w:id="883" w:author="QC" w:date="2026-07-02T05:33:00Z">
            <w:rPr>
              <w:rFonts w:ascii="Arial" w:hAnsi="Arial"/>
              <w:sz w:val="23"/>
            </w:rPr>
          </w:rPrChange>
        </w:rPr>
        <w:t>h</w:t>
      </w:r>
      <w:r w:rsidR="00955D02" w:rsidRPr="002A3F64">
        <w:rPr>
          <w:rFonts w:ascii="Arial" w:hAnsi="Arial"/>
          <w:sz w:val="23"/>
          <w:lang w:val="en-CA"/>
          <w:rPrChange w:id="884" w:author="QC" w:date="2026-07-02T05:33:00Z">
            <w:rPr>
              <w:rFonts w:ascii="Arial" w:hAnsi="Arial"/>
              <w:sz w:val="23"/>
            </w:rPr>
          </w:rPrChange>
        </w:rPr>
        <w:t xml:space="preserve">ave a contract.  If George is gonna come back, if George </w:t>
      </w:r>
    </w:p>
    <w:p w14:paraId="2ACD35AE" w14:textId="77777777" w:rsidR="00955D02" w:rsidRPr="002A3F64" w:rsidRDefault="007D732A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88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886" w:author="QC" w:date="2026-07-02T05:33:00Z">
            <w:rPr>
              <w:rFonts w:ascii="Arial" w:hAnsi="Arial"/>
              <w:sz w:val="23"/>
            </w:rPr>
          </w:rPrChange>
        </w:rPr>
        <w:t>00:18</w:t>
      </w:r>
      <w:r w:rsidRPr="002A3F64">
        <w:rPr>
          <w:rFonts w:ascii="Arial" w:hAnsi="Arial"/>
          <w:sz w:val="23"/>
          <w:lang w:val="en-CA"/>
          <w:rPrChange w:id="887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888" w:author="QC" w:date="2026-07-02T05:33:00Z">
            <w:rPr>
              <w:rFonts w:ascii="Arial" w:hAnsi="Arial"/>
              <w:sz w:val="23"/>
            </w:rPr>
          </w:rPrChange>
        </w:rPr>
        <w:t>is gonna bring him back, then you</w:t>
      </w:r>
      <w:r w:rsidRPr="002A3F64">
        <w:rPr>
          <w:rFonts w:ascii="Arial" w:hAnsi="Arial"/>
          <w:sz w:val="23"/>
          <w:lang w:val="en-CA"/>
          <w:rPrChange w:id="889" w:author="QC" w:date="2026-07-02T05:33:00Z">
            <w:rPr>
              <w:rFonts w:ascii="Arial" w:hAnsi="Arial"/>
              <w:sz w:val="23"/>
            </w:rPr>
          </w:rPrChange>
        </w:rPr>
        <w:t>-, w</w:t>
      </w:r>
      <w:r w:rsidR="00955D02" w:rsidRPr="002A3F64">
        <w:rPr>
          <w:rFonts w:ascii="Arial" w:hAnsi="Arial"/>
          <w:sz w:val="23"/>
          <w:lang w:val="en-CA"/>
          <w:rPrChange w:id="890" w:author="QC" w:date="2026-07-02T05:33:00Z">
            <w:rPr>
              <w:rFonts w:ascii="Arial" w:hAnsi="Arial"/>
              <w:sz w:val="23"/>
            </w:rPr>
          </w:rPrChange>
        </w:rPr>
        <w:t>ell, this has been</w:t>
      </w:r>
      <w:r w:rsidRPr="002A3F64">
        <w:rPr>
          <w:rFonts w:ascii="Arial" w:hAnsi="Arial"/>
          <w:sz w:val="23"/>
          <w:lang w:val="en-CA"/>
          <w:rPrChange w:id="891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892" w:author="QC" w:date="2026-07-02T05:33:00Z">
            <w:rPr>
              <w:rFonts w:ascii="Arial" w:hAnsi="Arial"/>
              <w:sz w:val="23"/>
            </w:rPr>
          </w:rPrChange>
        </w:rPr>
        <w:t>she and I have bee</w:t>
      </w:r>
      <w:r w:rsidR="00F40215" w:rsidRPr="002A3F64">
        <w:rPr>
          <w:rFonts w:ascii="Arial" w:hAnsi="Arial"/>
          <w:sz w:val="23"/>
          <w:lang w:val="en-CA"/>
          <w:rPrChange w:id="893" w:author="QC" w:date="2026-07-02T05:33:00Z">
            <w:rPr>
              <w:rFonts w:ascii="Arial" w:hAnsi="Arial"/>
              <w:sz w:val="23"/>
            </w:rPr>
          </w:rPrChange>
        </w:rPr>
        <w:t>n talking about this contract, t</w:t>
      </w:r>
      <w:r w:rsidR="00955D02" w:rsidRPr="002A3F64">
        <w:rPr>
          <w:rFonts w:ascii="Arial" w:hAnsi="Arial"/>
          <w:sz w:val="23"/>
          <w:lang w:val="en-CA"/>
          <w:rPrChange w:id="894" w:author="QC" w:date="2026-07-02T05:33:00Z">
            <w:rPr>
              <w:rFonts w:ascii="Arial" w:hAnsi="Arial"/>
              <w:sz w:val="23"/>
            </w:rPr>
          </w:rPrChange>
        </w:rPr>
        <w:t>hen you're gonna do your laundry</w:t>
      </w:r>
      <w:r w:rsidR="00CE229E" w:rsidRPr="002A3F64">
        <w:rPr>
          <w:rFonts w:ascii="Arial" w:hAnsi="Arial"/>
          <w:sz w:val="23"/>
          <w:lang w:val="en-CA"/>
          <w:rPrChange w:id="895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896" w:author="QC" w:date="2026-07-02T05:33:00Z">
            <w:rPr>
              <w:rFonts w:ascii="Arial" w:hAnsi="Arial"/>
              <w:sz w:val="23"/>
            </w:rPr>
          </w:rPrChange>
        </w:rPr>
        <w:t>ou're gonna clean your room.  I mean, he just</w:t>
      </w:r>
      <w:r w:rsidR="00F40215" w:rsidRPr="002A3F64">
        <w:rPr>
          <w:rFonts w:ascii="Arial" w:hAnsi="Arial"/>
          <w:sz w:val="23"/>
          <w:lang w:val="en-CA"/>
          <w:rPrChange w:id="897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898" w:author="QC" w:date="2026-07-02T05:33:00Z">
            <w:rPr>
              <w:rFonts w:ascii="Arial" w:hAnsi="Arial"/>
              <w:sz w:val="23"/>
            </w:rPr>
          </w:rPrChange>
        </w:rPr>
        <w:t>Andrew just couldn't get it together.</w:t>
      </w:r>
    </w:p>
    <w:p w14:paraId="1D912C6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89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90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901" w:author="QC" w:date="2026-07-02T05:33:00Z">
            <w:rPr>
              <w:rFonts w:ascii="Arial" w:hAnsi="Arial"/>
              <w:sz w:val="23"/>
            </w:rPr>
          </w:rPrChange>
        </w:rPr>
        <w:tab/>
        <w:t>Okay.  And how long has Andrew been at the home now then?</w:t>
      </w:r>
    </w:p>
    <w:p w14:paraId="542627EA" w14:textId="138C9CFB" w:rsidR="003C1E9E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ins w:id="902" w:author="QC" w:date="2026-07-02T05:33:00Z"/>
          <w:rFonts w:ascii="Arial" w:hAnsi="Arial" w:cs="Arial"/>
          <w:bCs/>
          <w:sz w:val="23"/>
          <w:lang w:val="en-CA"/>
        </w:rPr>
      </w:pPr>
      <w:r w:rsidRPr="002A3F64">
        <w:rPr>
          <w:rFonts w:ascii="Arial" w:hAnsi="Arial"/>
          <w:sz w:val="23"/>
          <w:lang w:val="en-CA"/>
          <w:rPrChange w:id="90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904" w:author="QC" w:date="2026-07-02T05:33:00Z">
            <w:rPr>
              <w:rFonts w:ascii="Arial" w:hAnsi="Arial"/>
              <w:sz w:val="23"/>
            </w:rPr>
          </w:rPrChange>
        </w:rPr>
        <w:tab/>
        <w:t>So</w:t>
      </w:r>
      <w:del w:id="90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906" w:author="QC" w:date="2026-07-02T05:33:00Z">
            <w:rPr>
              <w:rFonts w:ascii="Arial" w:hAnsi="Arial"/>
              <w:sz w:val="23"/>
            </w:rPr>
          </w:rPrChange>
        </w:rPr>
        <w:t xml:space="preserve"> he goes back and forth.  Jen said no.  Well, Jen and George </w:t>
      </w:r>
      <w:del w:id="90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shut</w:delText>
        </w:r>
        <w:r w:rsidR="00F40215">
          <w:rPr>
            <w:rFonts w:ascii="Arial" w:hAnsi="Arial" w:cs="Arial"/>
            <w:bCs/>
            <w:sz w:val="23"/>
          </w:rPr>
          <w:delText>-,</w:delText>
        </w:r>
      </w:del>
      <w:ins w:id="908" w:author="QC" w:date="2026-07-02T05:33:00Z">
        <w:r w:rsidR="003C1E9E" w:rsidRPr="002A3F64">
          <w:rPr>
            <w:rFonts w:ascii="Arial" w:hAnsi="Arial" w:cs="Arial"/>
            <w:bCs/>
            <w:sz w:val="23"/>
            <w:lang w:val="en-CA"/>
          </w:rPr>
          <w:t>(inaudible)</w:t>
        </w:r>
      </w:ins>
      <w:r w:rsidR="003C1E9E" w:rsidRPr="002A3F64">
        <w:rPr>
          <w:rFonts w:ascii="Arial" w:hAnsi="Arial"/>
          <w:sz w:val="23"/>
          <w:lang w:val="en-CA"/>
          <w:rPrChange w:id="909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910" w:author="QC" w:date="2026-07-02T05:33:00Z">
            <w:rPr>
              <w:rFonts w:ascii="Arial" w:hAnsi="Arial"/>
              <w:sz w:val="23"/>
            </w:rPr>
          </w:rPrChange>
        </w:rPr>
        <w:t>were in Mexico for a month in February</w:t>
      </w:r>
      <w:del w:id="91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and</w:delText>
        </w:r>
      </w:del>
      <w:ins w:id="912" w:author="QC" w:date="2026-07-02T05:33:00Z">
        <w:r w:rsidR="003C1E9E" w:rsidRPr="002A3F64">
          <w:rPr>
            <w:rFonts w:ascii="Arial" w:hAnsi="Arial" w:cs="Arial"/>
            <w:bCs/>
            <w:sz w:val="23"/>
            <w:lang w:val="en-CA"/>
          </w:rPr>
          <w:t>.</w:t>
        </w:r>
      </w:ins>
    </w:p>
    <w:p w14:paraId="0CD07F06" w14:textId="262E434E" w:rsidR="003C1E9E" w:rsidRPr="002A3F64" w:rsidRDefault="003C1E9E" w:rsidP="00955D02">
      <w:pPr>
        <w:widowControl w:val="0"/>
        <w:spacing w:after="100" w:afterAutospacing="1" w:line="360" w:lineRule="auto"/>
        <w:ind w:left="2520" w:hanging="1800"/>
        <w:jc w:val="both"/>
        <w:rPr>
          <w:ins w:id="913" w:author="QC" w:date="2026-07-02T05:33:00Z"/>
          <w:rFonts w:ascii="Arial" w:hAnsi="Arial" w:cs="Arial"/>
          <w:bCs/>
          <w:sz w:val="23"/>
          <w:lang w:val="en-CA"/>
        </w:rPr>
      </w:pPr>
      <w:ins w:id="914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BRIGGS:</w:t>
        </w:r>
        <w:r w:rsidRPr="002A3F64">
          <w:rPr>
            <w:rFonts w:ascii="Arial" w:hAnsi="Arial" w:cs="Arial"/>
            <w:bCs/>
            <w:sz w:val="23"/>
            <w:lang w:val="en-CA"/>
          </w:rPr>
          <w:tab/>
          <w:t>Mm.,</w:t>
        </w:r>
      </w:ins>
    </w:p>
    <w:p w14:paraId="4AAFF80F" w14:textId="32140E76" w:rsidR="00FC0B97" w:rsidRPr="002A3F64" w:rsidRDefault="003C1E9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915" w:author="QC" w:date="2026-07-02T05:33:00Z">
            <w:rPr>
              <w:rFonts w:ascii="Arial" w:hAnsi="Arial"/>
              <w:sz w:val="23"/>
            </w:rPr>
          </w:rPrChange>
        </w:rPr>
      </w:pPr>
      <w:ins w:id="916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lastRenderedPageBreak/>
          <w:t>KAREN:</w:t>
        </w:r>
        <w:r w:rsidRPr="002A3F64">
          <w:rPr>
            <w:rFonts w:ascii="Arial" w:hAnsi="Arial" w:cs="Arial"/>
            <w:bCs/>
            <w:sz w:val="23"/>
            <w:lang w:val="en-CA"/>
          </w:rPr>
          <w:tab/>
          <w:t>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917" w:author="QC" w:date="2026-07-02T05:33:00Z">
            <w:rPr>
              <w:rFonts w:ascii="Arial" w:hAnsi="Arial"/>
              <w:sz w:val="23"/>
            </w:rPr>
          </w:rPrChange>
        </w:rPr>
        <w:t xml:space="preserve"> so I guess Andrew and Basil were calling down there constantly</w:t>
      </w:r>
      <w:ins w:id="918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919" w:author="QC" w:date="2026-07-02T05:33:00Z">
            <w:rPr>
              <w:rFonts w:ascii="Arial" w:hAnsi="Arial"/>
              <w:sz w:val="23"/>
            </w:rPr>
          </w:rPrChange>
        </w:rPr>
        <w:t xml:space="preserve"> and I</w:t>
      </w:r>
      <w:del w:id="920" w:author="QC" w:date="2026-07-02T05:33:00Z">
        <w:r w:rsidR="00CE229E">
          <w:rPr>
            <w:rFonts w:ascii="Arial" w:hAnsi="Arial" w:cs="Arial"/>
            <w:bCs/>
            <w:sz w:val="23"/>
          </w:rPr>
          <w:delText>,</w:delText>
        </w:r>
      </w:del>
      <w:ins w:id="921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-</w:t>
        </w:r>
        <w:r w:rsidR="00CE229E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CE229E" w:rsidRPr="002A3F64">
        <w:rPr>
          <w:rFonts w:ascii="Arial" w:hAnsi="Arial"/>
          <w:sz w:val="23"/>
          <w:lang w:val="en-CA"/>
          <w:rPrChange w:id="922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923" w:author="QC" w:date="2026-07-02T05:33:00Z">
            <w:rPr>
              <w:rFonts w:ascii="Arial" w:hAnsi="Arial"/>
              <w:sz w:val="23"/>
            </w:rPr>
          </w:rPrChange>
        </w:rPr>
        <w:t xml:space="preserve">ou know, I've said to George and Jen, </w:t>
      </w:r>
      <w:del w:id="92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Get</w:delText>
        </w:r>
      </w:del>
      <w:ins w:id="925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g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et</w:t>
        </w:r>
      </w:ins>
      <w:r w:rsidR="00955D02" w:rsidRPr="002A3F64">
        <w:rPr>
          <w:rFonts w:ascii="Arial" w:hAnsi="Arial"/>
          <w:sz w:val="23"/>
          <w:lang w:val="en-CA"/>
          <w:rPrChange w:id="926" w:author="QC" w:date="2026-07-02T05:33:00Z">
            <w:rPr>
              <w:rFonts w:ascii="Arial" w:hAnsi="Arial"/>
              <w:sz w:val="23"/>
            </w:rPr>
          </w:rPrChange>
        </w:rPr>
        <w:t xml:space="preserve"> the hell out</w:t>
      </w:r>
      <w:del w:id="92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Move.  Like</w:delText>
        </w:r>
      </w:del>
      <w:ins w:id="928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, m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ove</w:t>
        </w:r>
        <w:r w:rsidRPr="002A3F64">
          <w:rPr>
            <w:rFonts w:ascii="Arial" w:hAnsi="Arial" w:cs="Arial"/>
            <w:bCs/>
            <w:sz w:val="23"/>
            <w:lang w:val="en-CA"/>
          </w:rPr>
          <w:t>, l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ike</w:t>
        </w:r>
      </w:ins>
      <w:r w:rsidR="00955D02" w:rsidRPr="002A3F64">
        <w:rPr>
          <w:rFonts w:ascii="Arial" w:hAnsi="Arial"/>
          <w:sz w:val="23"/>
          <w:lang w:val="en-CA"/>
          <w:rPrChange w:id="929" w:author="QC" w:date="2026-07-02T05:33:00Z">
            <w:rPr>
              <w:rFonts w:ascii="Arial" w:hAnsi="Arial"/>
              <w:sz w:val="23"/>
            </w:rPr>
          </w:rPrChange>
        </w:rPr>
        <w:t xml:space="preserve"> move out of the city.  These are men.  Like </w:t>
      </w:r>
      <w:r w:rsidR="00F40215" w:rsidRPr="002A3F64">
        <w:rPr>
          <w:rFonts w:ascii="Arial" w:hAnsi="Arial"/>
          <w:sz w:val="23"/>
          <w:lang w:val="en-CA"/>
          <w:rPrChange w:id="930" w:author="QC" w:date="2026-07-02T05:33:00Z">
            <w:rPr>
              <w:rFonts w:ascii="Arial" w:hAnsi="Arial"/>
              <w:sz w:val="23"/>
            </w:rPr>
          </w:rPrChange>
        </w:rPr>
        <w:t>y</w:t>
      </w:r>
      <w:r w:rsidR="00955D02" w:rsidRPr="002A3F64">
        <w:rPr>
          <w:rFonts w:ascii="Arial" w:hAnsi="Arial"/>
          <w:sz w:val="23"/>
          <w:lang w:val="en-CA"/>
          <w:rPrChange w:id="931" w:author="QC" w:date="2026-07-02T05:33:00Z">
            <w:rPr>
              <w:rFonts w:ascii="Arial" w:hAnsi="Arial"/>
              <w:sz w:val="23"/>
            </w:rPr>
          </w:rPrChange>
        </w:rPr>
        <w:t>ou can't take this responsibility anymore.  It's not your responsibility.  But George, on the side, tells my other friend Elise</w:t>
      </w:r>
      <w:r w:rsidR="00CE229E" w:rsidRPr="002A3F64">
        <w:rPr>
          <w:rFonts w:ascii="Arial" w:hAnsi="Arial"/>
          <w:sz w:val="23"/>
          <w:lang w:val="en-CA"/>
          <w:rPrChange w:id="932" w:author="QC" w:date="2026-07-02T05:33:00Z">
            <w:rPr>
              <w:rFonts w:ascii="Arial" w:hAnsi="Arial"/>
              <w:sz w:val="23"/>
            </w:rPr>
          </w:rPrChange>
        </w:rPr>
        <w:t>(ph)</w:t>
      </w:r>
      <w:r w:rsidR="00955D02" w:rsidRPr="002A3F64">
        <w:rPr>
          <w:rFonts w:ascii="Arial" w:hAnsi="Arial"/>
          <w:sz w:val="23"/>
          <w:lang w:val="en-CA"/>
          <w:rPrChange w:id="933" w:author="QC" w:date="2026-07-02T05:33:00Z">
            <w:rPr>
              <w:rFonts w:ascii="Arial" w:hAnsi="Arial"/>
              <w:sz w:val="23"/>
            </w:rPr>
          </w:rPrChange>
        </w:rPr>
        <w:t>, Elise and Jen and I are really close, Elise</w:t>
      </w:r>
      <w:r w:rsidR="00CE229E" w:rsidRPr="002A3F64">
        <w:rPr>
          <w:rFonts w:ascii="Arial" w:hAnsi="Arial"/>
          <w:sz w:val="23"/>
          <w:lang w:val="en-CA"/>
          <w:rPrChange w:id="934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935" w:author="QC" w:date="2026-07-02T05:33:00Z">
            <w:rPr>
              <w:rFonts w:ascii="Arial" w:hAnsi="Arial"/>
              <w:sz w:val="23"/>
            </w:rPr>
          </w:rPrChange>
        </w:rPr>
        <w:t>kids stay always with me.  Elise and her husband</w:t>
      </w:r>
      <w:ins w:id="936" w:author="QC" w:date="2026-07-02T05:33:00Z">
        <w:r w:rsidR="00FC0B97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937" w:author="QC" w:date="2026-07-02T05:33:00Z">
            <w:rPr>
              <w:rFonts w:ascii="Arial" w:hAnsi="Arial"/>
              <w:sz w:val="23"/>
            </w:rPr>
          </w:rPrChange>
        </w:rPr>
        <w:t xml:space="preserve"> Aaron</w:t>
      </w:r>
      <w:ins w:id="938" w:author="QC" w:date="2026-07-02T05:33:00Z">
        <w:r w:rsidR="00FC0B97" w:rsidRPr="002A3F64">
          <w:rPr>
            <w:rFonts w:ascii="Arial" w:hAnsi="Arial" w:cs="Arial"/>
            <w:bCs/>
            <w:sz w:val="23"/>
            <w:lang w:val="en-CA"/>
          </w:rPr>
          <w:t>(ph),</w:t>
        </w:r>
      </w:ins>
      <w:r w:rsidR="00955D02" w:rsidRPr="002A3F64">
        <w:rPr>
          <w:rFonts w:ascii="Arial" w:hAnsi="Arial"/>
          <w:sz w:val="23"/>
          <w:lang w:val="en-CA"/>
          <w:rPrChange w:id="939" w:author="QC" w:date="2026-07-02T05:33:00Z">
            <w:rPr>
              <w:rFonts w:ascii="Arial" w:hAnsi="Arial"/>
              <w:sz w:val="23"/>
            </w:rPr>
          </w:rPrChange>
        </w:rPr>
        <w:t xml:space="preserve"> flew down to New Mexico and they were with, um</w:t>
      </w:r>
      <w:ins w:id="940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, George and Jen for the last week and, um, and so</w:t>
        </w:r>
      </w:ins>
      <w:r w:rsidR="00955D02" w:rsidRPr="002A3F64">
        <w:rPr>
          <w:rFonts w:ascii="Arial" w:hAnsi="Arial"/>
          <w:sz w:val="23"/>
          <w:lang w:val="en-CA"/>
          <w:rPrChange w:id="941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</w:p>
    <w:p w14:paraId="61E9ACC8" w14:textId="467B9D0F" w:rsidR="00955D02" w:rsidRPr="002A3F64" w:rsidRDefault="00FC0B97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94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943" w:author="QC" w:date="2026-07-02T05:33:00Z">
            <w:rPr>
              <w:rFonts w:ascii="Arial" w:hAnsi="Arial"/>
              <w:sz w:val="23"/>
            </w:rPr>
          </w:rPrChange>
        </w:rPr>
        <w:t>00:19</w:t>
      </w:r>
      <w:r w:rsidRPr="002A3F64">
        <w:rPr>
          <w:rFonts w:ascii="Arial" w:hAnsi="Arial"/>
          <w:sz w:val="23"/>
          <w:lang w:val="en-CA"/>
          <w:rPrChange w:id="944" w:author="QC" w:date="2026-07-02T05:33:00Z">
            <w:rPr>
              <w:rFonts w:ascii="Arial" w:hAnsi="Arial"/>
              <w:sz w:val="23"/>
            </w:rPr>
          </w:rPrChange>
        </w:rPr>
        <w:tab/>
      </w:r>
      <w:del w:id="94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George and Jen for the last week and, um, and so, </w:delText>
        </w:r>
      </w:del>
      <w:r w:rsidR="00955D02" w:rsidRPr="002A3F64">
        <w:rPr>
          <w:rFonts w:ascii="Arial" w:hAnsi="Arial"/>
          <w:sz w:val="23"/>
          <w:lang w:val="en-CA"/>
          <w:rPrChange w:id="946" w:author="QC" w:date="2026-07-02T05:33:00Z">
            <w:rPr>
              <w:rFonts w:ascii="Arial" w:hAnsi="Arial"/>
              <w:sz w:val="23"/>
            </w:rPr>
          </w:rPrChange>
        </w:rPr>
        <w:t>uh...</w:t>
      </w:r>
    </w:p>
    <w:p w14:paraId="5C9661D3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94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94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949" w:author="QC" w:date="2026-07-02T05:33:00Z">
            <w:rPr>
              <w:rFonts w:ascii="Arial" w:hAnsi="Arial"/>
              <w:sz w:val="23"/>
            </w:rPr>
          </w:rPrChange>
        </w:rPr>
        <w:tab/>
        <w:t>They were phoning down all the time?</w:t>
      </w:r>
    </w:p>
    <w:p w14:paraId="1033CE72" w14:textId="0F45314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95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95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952" w:author="QC" w:date="2026-07-02T05:33:00Z">
            <w:rPr>
              <w:rFonts w:ascii="Arial" w:hAnsi="Arial"/>
              <w:sz w:val="23"/>
            </w:rPr>
          </w:rPrChange>
        </w:rPr>
        <w:tab/>
        <w:t>The</w:t>
      </w:r>
      <w:del w:id="95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b-</w:delText>
        </w:r>
        <w:r w:rsidR="00CE229E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954" w:author="QC" w:date="2026-07-02T05:33:00Z">
            <w:rPr>
              <w:rFonts w:ascii="Arial" w:hAnsi="Arial"/>
              <w:sz w:val="23"/>
            </w:rPr>
          </w:rPrChange>
        </w:rPr>
        <w:t xml:space="preserve"> boys were phoning and wouldn't leave them alone.</w:t>
      </w:r>
    </w:p>
    <w:p w14:paraId="2E83A962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95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956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957" w:author="QC" w:date="2026-07-02T05:33:00Z">
            <w:rPr>
              <w:rFonts w:ascii="Arial" w:hAnsi="Arial"/>
              <w:sz w:val="23"/>
            </w:rPr>
          </w:rPrChange>
        </w:rPr>
        <w:tab/>
        <w:t>Okay.  And do you know what the</w:t>
      </w:r>
      <w:r w:rsidR="00CE229E" w:rsidRPr="002A3F64">
        <w:rPr>
          <w:rFonts w:ascii="Arial" w:hAnsi="Arial"/>
          <w:sz w:val="23"/>
          <w:lang w:val="en-CA"/>
          <w:rPrChange w:id="958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959" w:author="QC" w:date="2026-07-02T05:33:00Z">
            <w:rPr>
              <w:rFonts w:ascii="Arial" w:hAnsi="Arial"/>
              <w:sz w:val="23"/>
            </w:rPr>
          </w:rPrChange>
        </w:rPr>
        <w:t>any substance to those phone calls?</w:t>
      </w:r>
    </w:p>
    <w:p w14:paraId="0C05D066" w14:textId="73ED5FAC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96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96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962" w:author="QC" w:date="2026-07-02T05:33:00Z">
            <w:rPr>
              <w:rFonts w:ascii="Arial" w:hAnsi="Arial"/>
              <w:sz w:val="23"/>
            </w:rPr>
          </w:rPrChange>
        </w:rPr>
        <w:tab/>
        <w:t>Um, Jen said that they</w:t>
      </w:r>
      <w:r w:rsidR="00CE229E" w:rsidRPr="002A3F64">
        <w:rPr>
          <w:rFonts w:ascii="Arial" w:hAnsi="Arial"/>
          <w:sz w:val="23"/>
          <w:lang w:val="en-CA"/>
          <w:rPrChange w:id="963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del w:id="96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a-</w:delText>
        </w:r>
        <w:r w:rsidR="00CE229E">
          <w:rPr>
            <w:rFonts w:ascii="Arial" w:hAnsi="Arial" w:cs="Arial"/>
            <w:bCs/>
            <w:sz w:val="23"/>
          </w:rPr>
          <w:delText>,</w:delText>
        </w:r>
        <w:r w:rsidR="00955D02" w:rsidRPr="00955D02">
          <w:rPr>
            <w:rFonts w:ascii="Arial" w:hAnsi="Arial" w:cs="Arial"/>
            <w:bCs/>
            <w:sz w:val="23"/>
          </w:rPr>
          <w:delText xml:space="preserve"> </w:delText>
        </w:r>
      </w:del>
      <w:r w:rsidR="00955D02" w:rsidRPr="002A3F64">
        <w:rPr>
          <w:rFonts w:ascii="Arial" w:hAnsi="Arial"/>
          <w:sz w:val="23"/>
          <w:lang w:val="en-CA"/>
          <w:rPrChange w:id="965" w:author="QC" w:date="2026-07-02T05:33:00Z">
            <w:rPr>
              <w:rFonts w:ascii="Arial" w:hAnsi="Arial"/>
              <w:sz w:val="23"/>
            </w:rPr>
          </w:rPrChange>
        </w:rPr>
        <w:t>as usual</w:t>
      </w:r>
      <w:r w:rsidR="00CE229E" w:rsidRPr="002A3F64">
        <w:rPr>
          <w:rFonts w:ascii="Arial" w:hAnsi="Arial"/>
          <w:sz w:val="23"/>
          <w:lang w:val="en-CA"/>
          <w:rPrChange w:id="966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967" w:author="QC" w:date="2026-07-02T05:33:00Z">
            <w:rPr>
              <w:rFonts w:ascii="Arial" w:hAnsi="Arial"/>
              <w:sz w:val="23"/>
            </w:rPr>
          </w:rPrChange>
        </w:rPr>
        <w:t>ou know</w:t>
      </w:r>
      <w:r w:rsidR="00CE229E" w:rsidRPr="002A3F64">
        <w:rPr>
          <w:rFonts w:ascii="Arial" w:hAnsi="Arial"/>
          <w:sz w:val="23"/>
          <w:lang w:val="en-CA"/>
          <w:rPrChange w:id="968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969" w:author="QC" w:date="2026-07-02T05:33:00Z">
            <w:rPr>
              <w:rFonts w:ascii="Arial" w:hAnsi="Arial"/>
              <w:sz w:val="23"/>
            </w:rPr>
          </w:rPrChange>
        </w:rPr>
        <w:t>ou only listen to Jen</w:t>
      </w:r>
      <w:del w:id="97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t</w:delText>
        </w:r>
      </w:del>
      <w:r w:rsidR="007715F8" w:rsidRPr="002A3F64">
        <w:rPr>
          <w:rFonts w:ascii="Arial" w:hAnsi="Arial"/>
          <w:sz w:val="23"/>
          <w:lang w:val="en-CA"/>
          <w:rPrChange w:id="971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972" w:author="QC" w:date="2026-07-02T05:33:00Z">
            <w:rPr>
              <w:rFonts w:ascii="Arial" w:hAnsi="Arial"/>
              <w:sz w:val="23"/>
            </w:rPr>
          </w:rPrChange>
        </w:rPr>
        <w:t>, when I was talking to George.  Jen is, uh, trying to misogynize</w:t>
      </w:r>
      <w:ins w:id="973" w:author="QC" w:date="2026-07-02T05:33:00Z">
        <w:r w:rsidR="007715F8" w:rsidRPr="002A3F64">
          <w:rPr>
            <w:rFonts w:ascii="Arial" w:hAnsi="Arial" w:cs="Arial"/>
            <w:bCs/>
            <w:sz w:val="23"/>
            <w:lang w:val="en-CA"/>
          </w:rPr>
          <w:t xml:space="preserve"> </w:t>
        </w:r>
        <w:r w:rsidR="007715F8" w:rsidRPr="002A3F64">
          <w:rPr>
            <w:rFonts w:ascii="Arial" w:hAnsi="Arial" w:cs="Arial"/>
            <w:bCs/>
            <w:i/>
            <w:iCs/>
            <w:sz w:val="23"/>
            <w:lang w:val="en-CA"/>
          </w:rPr>
          <w:t>[sic]</w:t>
        </w:r>
      </w:ins>
      <w:r w:rsidR="00955D02" w:rsidRPr="002A3F64">
        <w:rPr>
          <w:rFonts w:ascii="Arial" w:hAnsi="Arial"/>
          <w:sz w:val="23"/>
          <w:lang w:val="en-CA"/>
          <w:rPrChange w:id="974" w:author="QC" w:date="2026-07-02T05:33:00Z">
            <w:rPr>
              <w:rFonts w:ascii="Arial" w:hAnsi="Arial"/>
              <w:sz w:val="23"/>
            </w:rPr>
          </w:rPrChange>
        </w:rPr>
        <w:t xml:space="preserve"> you and bla</w:t>
      </w:r>
      <w:r w:rsidR="00CE229E" w:rsidRPr="002A3F64">
        <w:rPr>
          <w:rFonts w:ascii="Arial" w:hAnsi="Arial"/>
          <w:sz w:val="23"/>
          <w:lang w:val="en-CA"/>
          <w:rPrChange w:id="975" w:author="QC" w:date="2026-07-02T05:33:00Z">
            <w:rPr>
              <w:rFonts w:ascii="Arial" w:hAnsi="Arial"/>
              <w:sz w:val="23"/>
            </w:rPr>
          </w:rPrChange>
        </w:rPr>
        <w:t>h</w:t>
      </w:r>
      <w:r w:rsidR="00955D02" w:rsidRPr="002A3F64">
        <w:rPr>
          <w:rFonts w:ascii="Arial" w:hAnsi="Arial"/>
          <w:sz w:val="23"/>
          <w:lang w:val="en-CA"/>
          <w:rPrChange w:id="976" w:author="QC" w:date="2026-07-02T05:33:00Z">
            <w:rPr>
              <w:rFonts w:ascii="Arial" w:hAnsi="Arial"/>
              <w:sz w:val="23"/>
            </w:rPr>
          </w:rPrChange>
        </w:rPr>
        <w:t>, bla</w:t>
      </w:r>
      <w:r w:rsidR="00CE229E" w:rsidRPr="002A3F64">
        <w:rPr>
          <w:rFonts w:ascii="Arial" w:hAnsi="Arial"/>
          <w:sz w:val="23"/>
          <w:lang w:val="en-CA"/>
          <w:rPrChange w:id="977" w:author="QC" w:date="2026-07-02T05:33:00Z">
            <w:rPr>
              <w:rFonts w:ascii="Arial" w:hAnsi="Arial"/>
              <w:sz w:val="23"/>
            </w:rPr>
          </w:rPrChange>
        </w:rPr>
        <w:t>h</w:t>
      </w:r>
      <w:r w:rsidR="00955D02" w:rsidRPr="002A3F64">
        <w:rPr>
          <w:rFonts w:ascii="Arial" w:hAnsi="Arial"/>
          <w:sz w:val="23"/>
          <w:lang w:val="en-CA"/>
          <w:rPrChange w:id="978" w:author="QC" w:date="2026-07-02T05:33:00Z">
            <w:rPr>
              <w:rFonts w:ascii="Arial" w:hAnsi="Arial"/>
              <w:sz w:val="23"/>
            </w:rPr>
          </w:rPrChange>
        </w:rPr>
        <w:t>, bla</w:t>
      </w:r>
      <w:r w:rsidR="00CE229E" w:rsidRPr="002A3F64">
        <w:rPr>
          <w:rFonts w:ascii="Arial" w:hAnsi="Arial"/>
          <w:sz w:val="23"/>
          <w:lang w:val="en-CA"/>
          <w:rPrChange w:id="979" w:author="QC" w:date="2026-07-02T05:33:00Z">
            <w:rPr>
              <w:rFonts w:ascii="Arial" w:hAnsi="Arial"/>
              <w:sz w:val="23"/>
            </w:rPr>
          </w:rPrChange>
        </w:rPr>
        <w:t>h</w:t>
      </w:r>
      <w:r w:rsidR="00955D02" w:rsidRPr="002A3F64">
        <w:rPr>
          <w:rFonts w:ascii="Arial" w:hAnsi="Arial"/>
          <w:sz w:val="23"/>
          <w:lang w:val="en-CA"/>
          <w:rPrChange w:id="980" w:author="QC" w:date="2026-07-02T05:33:00Z">
            <w:rPr>
              <w:rFonts w:ascii="Arial" w:hAnsi="Arial"/>
              <w:sz w:val="23"/>
            </w:rPr>
          </w:rPrChange>
        </w:rPr>
        <w:t>, bla</w:t>
      </w:r>
      <w:r w:rsidR="00CE229E" w:rsidRPr="002A3F64">
        <w:rPr>
          <w:rFonts w:ascii="Arial" w:hAnsi="Arial"/>
          <w:sz w:val="23"/>
          <w:lang w:val="en-CA"/>
          <w:rPrChange w:id="981" w:author="QC" w:date="2026-07-02T05:33:00Z">
            <w:rPr>
              <w:rFonts w:ascii="Arial" w:hAnsi="Arial"/>
              <w:sz w:val="23"/>
            </w:rPr>
          </w:rPrChange>
        </w:rPr>
        <w:t>h</w:t>
      </w:r>
      <w:r w:rsidR="00955D02" w:rsidRPr="002A3F64">
        <w:rPr>
          <w:rFonts w:ascii="Arial" w:hAnsi="Arial"/>
          <w:sz w:val="23"/>
          <w:lang w:val="en-CA"/>
          <w:rPrChange w:id="982" w:author="QC" w:date="2026-07-02T05:33:00Z">
            <w:rPr>
              <w:rFonts w:ascii="Arial" w:hAnsi="Arial"/>
              <w:sz w:val="23"/>
            </w:rPr>
          </w:rPrChange>
        </w:rPr>
        <w:t>, bla</w:t>
      </w:r>
      <w:r w:rsidR="00CE229E" w:rsidRPr="002A3F64">
        <w:rPr>
          <w:rFonts w:ascii="Arial" w:hAnsi="Arial"/>
          <w:sz w:val="23"/>
          <w:lang w:val="en-CA"/>
          <w:rPrChange w:id="983" w:author="QC" w:date="2026-07-02T05:33:00Z">
            <w:rPr>
              <w:rFonts w:ascii="Arial" w:hAnsi="Arial"/>
              <w:sz w:val="23"/>
            </w:rPr>
          </w:rPrChange>
        </w:rPr>
        <w:t>h</w:t>
      </w:r>
      <w:r w:rsidR="00955D02" w:rsidRPr="002A3F64">
        <w:rPr>
          <w:rFonts w:ascii="Arial" w:hAnsi="Arial"/>
          <w:sz w:val="23"/>
          <w:lang w:val="en-CA"/>
          <w:rPrChange w:id="984" w:author="QC" w:date="2026-07-02T05:33:00Z">
            <w:rPr>
              <w:rFonts w:ascii="Arial" w:hAnsi="Arial"/>
              <w:sz w:val="23"/>
            </w:rPr>
          </w:rPrChange>
        </w:rPr>
        <w:t>, and</w:t>
      </w:r>
      <w:r w:rsidR="00CE229E" w:rsidRPr="002A3F64">
        <w:rPr>
          <w:rFonts w:ascii="Arial" w:hAnsi="Arial"/>
          <w:sz w:val="23"/>
          <w:lang w:val="en-CA"/>
          <w:rPrChange w:id="985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986" w:author="QC" w:date="2026-07-02T05:33:00Z">
            <w:rPr>
              <w:rFonts w:ascii="Arial" w:hAnsi="Arial"/>
              <w:sz w:val="23"/>
            </w:rPr>
          </w:rPrChange>
        </w:rPr>
        <w:t>ou know, it's all because of Jen and Jen's an asshole and Jen's trying to take you away from me</w:t>
      </w:r>
      <w:del w:id="98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And</w:delText>
        </w:r>
      </w:del>
      <w:ins w:id="988" w:author="QC" w:date="2026-07-02T05:33:00Z">
        <w:r w:rsidR="007715F8" w:rsidRPr="002A3F64">
          <w:rPr>
            <w:rFonts w:ascii="Arial" w:hAnsi="Arial" w:cs="Arial"/>
            <w:bCs/>
            <w:sz w:val="23"/>
            <w:lang w:val="en-CA"/>
          </w:rPr>
          <w:t xml:space="preserve">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989" w:author="QC" w:date="2026-07-02T05:33:00Z">
            <w:rPr>
              <w:rFonts w:ascii="Arial" w:hAnsi="Arial"/>
              <w:sz w:val="23"/>
            </w:rPr>
          </w:rPrChange>
        </w:rPr>
        <w:t xml:space="preserve"> George couldn't get</w:t>
      </w:r>
      <w:r w:rsidR="00CE229E" w:rsidRPr="002A3F64">
        <w:rPr>
          <w:rFonts w:ascii="Arial" w:hAnsi="Arial"/>
          <w:sz w:val="23"/>
          <w:lang w:val="en-CA"/>
          <w:rPrChange w:id="990" w:author="QC" w:date="2026-07-02T05:33:00Z">
            <w:rPr>
              <w:rFonts w:ascii="Arial" w:hAnsi="Arial"/>
              <w:sz w:val="23"/>
            </w:rPr>
          </w:rPrChange>
        </w:rPr>
        <w:t xml:space="preserve">.  </w:t>
      </w:r>
      <w:r w:rsidR="00955D02" w:rsidRPr="002A3F64">
        <w:rPr>
          <w:rFonts w:ascii="Arial" w:hAnsi="Arial"/>
          <w:sz w:val="23"/>
          <w:lang w:val="en-CA"/>
          <w:rPrChange w:id="991" w:author="QC" w:date="2026-07-02T05:33:00Z">
            <w:rPr>
              <w:rFonts w:ascii="Arial" w:hAnsi="Arial"/>
              <w:sz w:val="23"/>
            </w:rPr>
          </w:rPrChange>
        </w:rPr>
        <w:t>So then she also told me that George</w:t>
      </w:r>
      <w:r w:rsidR="00CE229E" w:rsidRPr="002A3F64">
        <w:rPr>
          <w:rFonts w:ascii="Arial" w:hAnsi="Arial"/>
          <w:sz w:val="23"/>
          <w:lang w:val="en-CA"/>
          <w:rPrChange w:id="992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993" w:author="QC" w:date="2026-07-02T05:33:00Z">
            <w:rPr>
              <w:rFonts w:ascii="Arial" w:hAnsi="Arial"/>
              <w:sz w:val="23"/>
            </w:rPr>
          </w:rPrChange>
        </w:rPr>
        <w:t>I think his brothers and wife are police officers.</w:t>
      </w:r>
    </w:p>
    <w:p w14:paraId="56188A9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99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99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996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06895272" w14:textId="5C01BAB1" w:rsidR="008B17B6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99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99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999" w:author="QC" w:date="2026-07-02T05:33:00Z">
            <w:rPr>
              <w:rFonts w:ascii="Arial" w:hAnsi="Arial"/>
              <w:sz w:val="23"/>
            </w:rPr>
          </w:rPrChange>
        </w:rPr>
        <w:tab/>
        <w:t>That's what she told</w:t>
      </w:r>
      <w:del w:id="100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that</w:delText>
        </w:r>
      </w:del>
      <w:ins w:id="1001" w:author="QC" w:date="2026-07-02T05:33:00Z">
        <w:r w:rsidR="005A3C7B" w:rsidRPr="002A3F64">
          <w:rPr>
            <w:rFonts w:ascii="Arial" w:hAnsi="Arial" w:cs="Arial"/>
            <w:bCs/>
            <w:sz w:val="23"/>
            <w:lang w:val="en-CA"/>
          </w:rPr>
          <w:t xml:space="preserve">. 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 </w:t>
        </w:r>
        <w:r w:rsidR="005A3C7B" w:rsidRPr="002A3F64">
          <w:rPr>
            <w:rFonts w:ascii="Arial" w:hAnsi="Arial" w:cs="Arial"/>
            <w:bCs/>
            <w:sz w:val="23"/>
            <w:lang w:val="en-CA"/>
          </w:rPr>
          <w:t>T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hat</w:t>
        </w:r>
      </w:ins>
      <w:r w:rsidR="00CE229E" w:rsidRPr="002A3F64">
        <w:rPr>
          <w:rFonts w:ascii="Arial" w:hAnsi="Arial"/>
          <w:sz w:val="23"/>
          <w:lang w:val="en-CA"/>
          <w:rPrChange w:id="1002" w:author="QC" w:date="2026-07-02T05:33:00Z">
            <w:rPr>
              <w:rFonts w:ascii="Arial" w:hAnsi="Arial"/>
              <w:sz w:val="23"/>
            </w:rPr>
          </w:rPrChange>
        </w:rPr>
        <w:t>-, a</w:t>
      </w:r>
      <w:r w:rsidR="00955D02" w:rsidRPr="002A3F64">
        <w:rPr>
          <w:rFonts w:ascii="Arial" w:hAnsi="Arial"/>
          <w:sz w:val="23"/>
          <w:lang w:val="en-CA"/>
          <w:rPrChange w:id="1003" w:author="QC" w:date="2026-07-02T05:33:00Z">
            <w:rPr>
              <w:rFonts w:ascii="Arial" w:hAnsi="Arial"/>
              <w:sz w:val="23"/>
            </w:rPr>
          </w:rPrChange>
        </w:rPr>
        <w:t xml:space="preserve">nd so Jen had said that, um, she was close to the wife, police officer, her sister-in-law and, um, I mean, everybody has their own deals.  So, </w:t>
      </w:r>
      <w:r w:rsidR="000B1427" w:rsidRPr="002A3F64">
        <w:rPr>
          <w:rFonts w:ascii="Arial" w:hAnsi="Arial"/>
          <w:sz w:val="23"/>
          <w:lang w:val="en-CA"/>
          <w:rPrChange w:id="1004" w:author="QC" w:date="2026-07-02T05:33:00Z">
            <w:rPr>
              <w:rFonts w:ascii="Arial" w:hAnsi="Arial"/>
              <w:sz w:val="23"/>
            </w:rPr>
          </w:rPrChange>
        </w:rPr>
        <w:t>um</w:t>
      </w:r>
      <w:del w:id="100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006" w:author="QC" w:date="2026-07-02T05:33:00Z">
        <w:r w:rsidR="000B1427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007" w:author="QC" w:date="2026-07-02T05:33:00Z">
            <w:rPr>
              <w:rFonts w:ascii="Arial" w:hAnsi="Arial"/>
              <w:sz w:val="23"/>
            </w:rPr>
          </w:rPrChange>
        </w:rPr>
        <w:t xml:space="preserve"> but Andrew</w:t>
      </w:r>
      <w:ins w:id="1008" w:author="QC" w:date="2026-07-02T05:33:00Z">
        <w:r w:rsidR="000B1427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009" w:author="QC" w:date="2026-07-02T05:33:00Z">
            <w:rPr>
              <w:rFonts w:ascii="Arial" w:hAnsi="Arial"/>
              <w:sz w:val="23"/>
            </w:rPr>
          </w:rPrChange>
        </w:rPr>
        <w:t xml:space="preserve"> like he would leave the house and she showed </w:t>
      </w:r>
    </w:p>
    <w:p w14:paraId="5D2C8A7F" w14:textId="77777777" w:rsidR="00955D02" w:rsidRPr="002A3F64" w:rsidRDefault="008B17B6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1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11" w:author="QC" w:date="2026-07-02T05:33:00Z">
            <w:rPr>
              <w:rFonts w:ascii="Arial" w:hAnsi="Arial"/>
              <w:sz w:val="23"/>
            </w:rPr>
          </w:rPrChange>
        </w:rPr>
        <w:t>00:20</w:t>
      </w:r>
      <w:r w:rsidRPr="002A3F64">
        <w:rPr>
          <w:rFonts w:ascii="Arial" w:hAnsi="Arial"/>
          <w:sz w:val="23"/>
          <w:lang w:val="en-CA"/>
          <w:rPrChange w:id="1012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1013" w:author="QC" w:date="2026-07-02T05:33:00Z">
            <w:rPr>
              <w:rFonts w:ascii="Arial" w:hAnsi="Arial"/>
              <w:sz w:val="23"/>
            </w:rPr>
          </w:rPrChange>
        </w:rPr>
        <w:t xml:space="preserve">me, she said, </w:t>
      </w:r>
      <w:r w:rsidRPr="002A3F64">
        <w:rPr>
          <w:rFonts w:ascii="Arial" w:hAnsi="Arial"/>
          <w:sz w:val="23"/>
          <w:lang w:val="en-CA"/>
          <w:rPrChange w:id="1014" w:author="QC" w:date="2026-07-02T05:33:00Z">
            <w:rPr>
              <w:rFonts w:ascii="Arial" w:hAnsi="Arial"/>
              <w:sz w:val="23"/>
            </w:rPr>
          </w:rPrChange>
        </w:rPr>
        <w:t>c</w:t>
      </w:r>
      <w:r w:rsidR="00955D02" w:rsidRPr="002A3F64">
        <w:rPr>
          <w:rFonts w:ascii="Arial" w:hAnsi="Arial"/>
          <w:sz w:val="23"/>
          <w:lang w:val="en-CA"/>
          <w:rPrChange w:id="1015" w:author="QC" w:date="2026-07-02T05:33:00Z">
            <w:rPr>
              <w:rFonts w:ascii="Arial" w:hAnsi="Arial"/>
              <w:sz w:val="23"/>
            </w:rPr>
          </w:rPrChange>
        </w:rPr>
        <w:t xml:space="preserve">ome on upstairs, look at his room.  I mean, it was a freaking mess and the man's </w:t>
      </w:r>
      <w:r w:rsidRPr="002A3F64">
        <w:rPr>
          <w:rFonts w:ascii="Arial" w:hAnsi="Arial"/>
          <w:sz w:val="23"/>
          <w:lang w:val="en-CA"/>
          <w:rPrChange w:id="1016" w:author="QC" w:date="2026-07-02T05:33:00Z">
            <w:rPr>
              <w:rFonts w:ascii="Arial" w:hAnsi="Arial"/>
              <w:sz w:val="23"/>
            </w:rPr>
          </w:rPrChange>
        </w:rPr>
        <w:t>32</w:t>
      </w:r>
      <w:r w:rsidR="00955D02" w:rsidRPr="002A3F64">
        <w:rPr>
          <w:rFonts w:ascii="Arial" w:hAnsi="Arial"/>
          <w:sz w:val="23"/>
          <w:lang w:val="en-CA"/>
          <w:rPrChange w:id="1017" w:author="QC" w:date="2026-07-02T05:33:00Z">
            <w:rPr>
              <w:rFonts w:ascii="Arial" w:hAnsi="Arial"/>
              <w:sz w:val="23"/>
            </w:rPr>
          </w:rPrChange>
        </w:rPr>
        <w:t xml:space="preserve"> years old.</w:t>
      </w:r>
    </w:p>
    <w:p w14:paraId="10CA14FD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1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19" w:author="QC" w:date="2026-07-02T05:33:00Z">
            <w:rPr>
              <w:rFonts w:ascii="Arial" w:hAnsi="Arial"/>
              <w:sz w:val="23"/>
            </w:rPr>
          </w:rPrChange>
        </w:rPr>
        <w:lastRenderedPageBreak/>
        <w:t>BRIGGS:</w:t>
      </w:r>
      <w:r w:rsidR="00955D02" w:rsidRPr="002A3F64">
        <w:rPr>
          <w:rFonts w:ascii="Arial" w:hAnsi="Arial"/>
          <w:sz w:val="23"/>
          <w:lang w:val="en-CA"/>
          <w:rPrChange w:id="1020" w:author="QC" w:date="2026-07-02T05:33:00Z">
            <w:rPr>
              <w:rFonts w:ascii="Arial" w:hAnsi="Arial"/>
              <w:sz w:val="23"/>
            </w:rPr>
          </w:rPrChange>
        </w:rPr>
        <w:tab/>
        <w:t>Okay.  When was this?</w:t>
      </w:r>
    </w:p>
    <w:p w14:paraId="3393E223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2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22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023" w:author="QC" w:date="2026-07-02T05:33:00Z">
            <w:rPr>
              <w:rFonts w:ascii="Arial" w:hAnsi="Arial"/>
              <w:sz w:val="23"/>
            </w:rPr>
          </w:rPrChange>
        </w:rPr>
        <w:tab/>
        <w:t>This was, um, last year.</w:t>
      </w:r>
    </w:p>
    <w:p w14:paraId="4B57235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2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2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026" w:author="QC" w:date="2026-07-02T05:33:00Z">
            <w:rPr>
              <w:rFonts w:ascii="Arial" w:hAnsi="Arial"/>
              <w:sz w:val="23"/>
            </w:rPr>
          </w:rPrChange>
        </w:rPr>
        <w:tab/>
        <w:t>Okay.  Let's jump forward for a minute here and try to, try to be specific and we'll keep, uh, a tight timeline.  That you were in England for a month?</w:t>
      </w:r>
    </w:p>
    <w:p w14:paraId="68F3BD82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2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2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029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69BA1C8F" w14:textId="4963F0A4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3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3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032" w:author="QC" w:date="2026-07-02T05:33:00Z">
            <w:rPr>
              <w:rFonts w:ascii="Arial" w:hAnsi="Arial"/>
              <w:sz w:val="23"/>
            </w:rPr>
          </w:rPrChange>
        </w:rPr>
        <w:tab/>
        <w:t>And that's</w:t>
      </w:r>
      <w:del w:id="103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when?</w:delText>
        </w:r>
      </w:del>
      <w:ins w:id="1034" w:author="QC" w:date="2026-07-02T05:33:00Z">
        <w:r w:rsidR="003125BA" w:rsidRPr="002A3F64">
          <w:rPr>
            <w:rFonts w:ascii="Arial" w:hAnsi="Arial" w:cs="Arial"/>
            <w:bCs/>
            <w:sz w:val="23"/>
            <w:lang w:val="en-CA"/>
          </w:rPr>
          <w:t>...</w:t>
        </w:r>
      </w:ins>
    </w:p>
    <w:p w14:paraId="23E68F3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3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36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037" w:author="QC" w:date="2026-07-02T05:33:00Z">
            <w:rPr>
              <w:rFonts w:ascii="Arial" w:hAnsi="Arial"/>
              <w:sz w:val="23"/>
            </w:rPr>
          </w:rPrChange>
        </w:rPr>
        <w:tab/>
        <w:t>For three weeks</w:t>
      </w:r>
      <w:r w:rsidR="00CE229E" w:rsidRPr="002A3F64">
        <w:rPr>
          <w:rFonts w:ascii="Arial" w:hAnsi="Arial"/>
          <w:sz w:val="23"/>
          <w:lang w:val="en-CA"/>
          <w:rPrChange w:id="1038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039" w:author="QC" w:date="2026-07-02T05:33:00Z">
            <w:rPr>
              <w:rFonts w:ascii="Arial" w:hAnsi="Arial"/>
              <w:sz w:val="23"/>
            </w:rPr>
          </w:rPrChange>
        </w:rPr>
        <w:t>eah.</w:t>
      </w:r>
    </w:p>
    <w:p w14:paraId="5F10EEB8" w14:textId="7655DFC8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4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4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042" w:author="QC" w:date="2026-07-02T05:33:00Z">
            <w:rPr>
              <w:rFonts w:ascii="Arial" w:hAnsi="Arial"/>
              <w:sz w:val="23"/>
            </w:rPr>
          </w:rPrChange>
        </w:rPr>
        <w:tab/>
        <w:t>Three weeks</w:t>
      </w:r>
      <w:ins w:id="1043" w:author="QC" w:date="2026-07-02T05:33:00Z">
        <w:r w:rsidR="003125BA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3125BA" w:rsidRPr="002A3F64">
        <w:rPr>
          <w:rFonts w:ascii="Arial" w:hAnsi="Arial"/>
          <w:sz w:val="23"/>
          <w:lang w:val="en-CA"/>
          <w:rPrChange w:id="1044" w:author="QC" w:date="2026-07-02T05:33:00Z">
            <w:rPr>
              <w:rFonts w:ascii="Arial" w:hAnsi="Arial"/>
              <w:sz w:val="23"/>
            </w:rPr>
          </w:rPrChange>
        </w:rPr>
        <w:t xml:space="preserve"> a</w:t>
      </w:r>
      <w:r w:rsidR="00955D02" w:rsidRPr="002A3F64">
        <w:rPr>
          <w:rFonts w:ascii="Arial" w:hAnsi="Arial"/>
          <w:sz w:val="23"/>
          <w:lang w:val="en-CA"/>
          <w:rPrChange w:id="1045" w:author="QC" w:date="2026-07-02T05:33:00Z">
            <w:rPr>
              <w:rFonts w:ascii="Arial" w:hAnsi="Arial"/>
              <w:sz w:val="23"/>
            </w:rPr>
          </w:rPrChange>
        </w:rPr>
        <w:t>nd that was when?</w:t>
      </w:r>
    </w:p>
    <w:p w14:paraId="27A2FC76" w14:textId="1A13A35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4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4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048" w:author="QC" w:date="2026-07-02T05:33:00Z">
            <w:rPr>
              <w:rFonts w:ascii="Arial" w:hAnsi="Arial"/>
              <w:sz w:val="23"/>
            </w:rPr>
          </w:rPrChange>
        </w:rPr>
        <w:tab/>
        <w:t xml:space="preserve">Um, we got back a week ago </w:t>
      </w:r>
      <w:del w:id="104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S</w:delText>
        </w:r>
      </w:del>
      <w:ins w:id="1050" w:author="QC" w:date="2026-07-02T05:33:00Z">
        <w:r w:rsidR="00C80E6E" w:rsidRPr="002A3F64">
          <w:rPr>
            <w:rFonts w:ascii="Arial" w:hAnsi="Arial" w:cs="Arial"/>
            <w:bCs/>
            <w:sz w:val="23"/>
            <w:lang w:val="en-CA"/>
          </w:rPr>
          <w:t>sa</w:t>
        </w:r>
      </w:ins>
      <w:r w:rsidR="00955D02" w:rsidRPr="002A3F64">
        <w:rPr>
          <w:rFonts w:ascii="Arial" w:hAnsi="Arial"/>
          <w:sz w:val="23"/>
          <w:lang w:val="en-CA"/>
          <w:rPrChange w:id="1051" w:author="QC" w:date="2026-07-02T05:33:00Z">
            <w:rPr>
              <w:rFonts w:ascii="Arial" w:hAnsi="Arial"/>
              <w:sz w:val="23"/>
            </w:rPr>
          </w:rPrChange>
        </w:rPr>
        <w:t>-</w:t>
      </w:r>
      <w:r w:rsidR="008B17B6" w:rsidRPr="002A3F64">
        <w:rPr>
          <w:rFonts w:ascii="Arial" w:hAnsi="Arial"/>
          <w:sz w:val="23"/>
          <w:lang w:val="en-CA"/>
          <w:rPrChange w:id="1052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1053" w:author="QC" w:date="2026-07-02T05:33:00Z">
            <w:rPr>
              <w:rFonts w:ascii="Arial" w:hAnsi="Arial"/>
              <w:sz w:val="23"/>
            </w:rPr>
          </w:rPrChange>
        </w:rPr>
        <w:t xml:space="preserve"> uh, Sunday.</w:t>
      </w:r>
    </w:p>
    <w:p w14:paraId="32BBF8C2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5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5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056" w:author="QC" w:date="2026-07-02T05:33:00Z">
            <w:rPr>
              <w:rFonts w:ascii="Arial" w:hAnsi="Arial"/>
              <w:sz w:val="23"/>
            </w:rPr>
          </w:rPrChange>
        </w:rPr>
        <w:tab/>
        <w:t>This past Sunday?</w:t>
      </w:r>
    </w:p>
    <w:p w14:paraId="704305A9" w14:textId="7E6DF953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5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5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059" w:author="QC" w:date="2026-07-02T05:33:00Z">
            <w:rPr>
              <w:rFonts w:ascii="Arial" w:hAnsi="Arial"/>
              <w:sz w:val="23"/>
            </w:rPr>
          </w:rPrChange>
        </w:rPr>
        <w:tab/>
        <w:t>Yeah, the</w:t>
      </w:r>
      <w:del w:id="1060" w:author="QC" w:date="2026-07-02T05:33:00Z">
        <w:r w:rsidR="008B17B6">
          <w:rPr>
            <w:rFonts w:ascii="Arial" w:hAnsi="Arial" w:cs="Arial"/>
            <w:bCs/>
            <w:sz w:val="23"/>
          </w:rPr>
          <w:delText>, u</w:delText>
        </w:r>
        <w:r w:rsidR="00955D02" w:rsidRPr="00955D02">
          <w:rPr>
            <w:rFonts w:ascii="Arial" w:hAnsi="Arial" w:cs="Arial"/>
            <w:bCs/>
            <w:sz w:val="23"/>
          </w:rPr>
          <w:delText>h,</w:delText>
        </w:r>
      </w:del>
      <w:ins w:id="1061" w:author="QC" w:date="2026-07-02T05:33:00Z">
        <w:r w:rsidR="00C80E6E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8B17B6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8B17B6" w:rsidRPr="002A3F64">
        <w:rPr>
          <w:rFonts w:ascii="Arial" w:hAnsi="Arial"/>
          <w:sz w:val="23"/>
          <w:lang w:val="en-CA"/>
          <w:rPrChange w:id="1062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1063" w:author="QC" w:date="2026-07-02T05:33:00Z">
            <w:rPr>
              <w:rFonts w:ascii="Arial" w:hAnsi="Arial"/>
              <w:sz w:val="23"/>
            </w:rPr>
          </w:rPrChange>
        </w:rPr>
        <w:t>I don't know.</w:t>
      </w:r>
    </w:p>
    <w:p w14:paraId="563D26C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6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6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066" w:author="QC" w:date="2026-07-02T05:33:00Z">
            <w:rPr>
              <w:rFonts w:ascii="Arial" w:hAnsi="Arial"/>
              <w:sz w:val="23"/>
            </w:rPr>
          </w:rPrChange>
        </w:rPr>
        <w:tab/>
      </w:r>
      <w:r w:rsidR="008B17B6" w:rsidRPr="002A3F64">
        <w:rPr>
          <w:rFonts w:ascii="Arial" w:hAnsi="Arial"/>
          <w:sz w:val="23"/>
          <w:lang w:val="en-CA"/>
          <w:rPrChange w:id="1067" w:author="QC" w:date="2026-07-02T05:33:00Z">
            <w:rPr>
              <w:rFonts w:ascii="Arial" w:hAnsi="Arial"/>
              <w:sz w:val="23"/>
            </w:rPr>
          </w:rPrChange>
        </w:rPr>
        <w:t>That's fine.  So today…</w:t>
      </w:r>
    </w:p>
    <w:p w14:paraId="03052F82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6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69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070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78FC3CD4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7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7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073" w:author="QC" w:date="2026-07-02T05:33:00Z">
            <w:rPr>
              <w:rFonts w:ascii="Arial" w:hAnsi="Arial"/>
              <w:sz w:val="23"/>
            </w:rPr>
          </w:rPrChange>
        </w:rPr>
        <w:tab/>
        <w:t xml:space="preserve">...today's May </w:t>
      </w:r>
      <w:r w:rsidR="008B17B6" w:rsidRPr="002A3F64">
        <w:rPr>
          <w:rFonts w:ascii="Arial" w:hAnsi="Arial"/>
          <w:sz w:val="23"/>
          <w:lang w:val="en-CA"/>
          <w:rPrChange w:id="1074" w:author="QC" w:date="2026-07-02T05:33:00Z">
            <w:rPr>
              <w:rFonts w:ascii="Arial" w:hAnsi="Arial"/>
              <w:sz w:val="23"/>
            </w:rPr>
          </w:rPrChange>
        </w:rPr>
        <w:t>9</w:t>
      </w:r>
      <w:r w:rsidR="00955D02" w:rsidRPr="002A3F64">
        <w:rPr>
          <w:rFonts w:ascii="Arial" w:hAnsi="Arial"/>
          <w:sz w:val="23"/>
          <w:lang w:val="en-CA"/>
          <w:rPrChange w:id="1075" w:author="QC" w:date="2026-07-02T05:33:00Z">
            <w:rPr>
              <w:rFonts w:ascii="Arial" w:hAnsi="Arial"/>
              <w:sz w:val="23"/>
            </w:rPr>
          </w:rPrChange>
        </w:rPr>
        <w:t>th and you got home</w:t>
      </w:r>
      <w:r w:rsidR="008B17B6" w:rsidRPr="002A3F64">
        <w:rPr>
          <w:rFonts w:ascii="Arial" w:hAnsi="Arial"/>
          <w:sz w:val="23"/>
          <w:lang w:val="en-CA"/>
          <w:rPrChange w:id="1076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7FB69078" w14:textId="5C02D23F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7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7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079" w:author="QC" w:date="2026-07-02T05:33:00Z">
            <w:rPr>
              <w:rFonts w:ascii="Arial" w:hAnsi="Arial"/>
              <w:sz w:val="23"/>
            </w:rPr>
          </w:rPrChange>
        </w:rPr>
        <w:tab/>
        <w:t xml:space="preserve">Oh, we got back April </w:t>
      </w:r>
      <w:r w:rsidR="008B17B6" w:rsidRPr="002A3F64">
        <w:rPr>
          <w:rFonts w:ascii="Arial" w:hAnsi="Arial"/>
          <w:sz w:val="23"/>
          <w:lang w:val="en-CA"/>
          <w:rPrChange w:id="1080" w:author="QC" w:date="2026-07-02T05:33:00Z">
            <w:rPr>
              <w:rFonts w:ascii="Arial" w:hAnsi="Arial"/>
              <w:sz w:val="23"/>
            </w:rPr>
          </w:rPrChange>
        </w:rPr>
        <w:t>29</w:t>
      </w:r>
      <w:r w:rsidR="00955D02" w:rsidRPr="002A3F64">
        <w:rPr>
          <w:rFonts w:ascii="Arial" w:hAnsi="Arial"/>
          <w:sz w:val="23"/>
          <w:lang w:val="en-CA"/>
          <w:rPrChange w:id="1081" w:author="QC" w:date="2026-07-02T05:33:00Z">
            <w:rPr>
              <w:rFonts w:ascii="Arial" w:hAnsi="Arial"/>
              <w:sz w:val="23"/>
            </w:rPr>
          </w:rPrChange>
        </w:rPr>
        <w:t>th</w:t>
      </w:r>
      <w:del w:id="108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083" w:author="QC" w:date="2026-07-02T05:33:00Z">
            <w:rPr>
              <w:rFonts w:ascii="Arial" w:hAnsi="Arial"/>
              <w:sz w:val="23"/>
            </w:rPr>
          </w:rPrChange>
        </w:rPr>
        <w:t xml:space="preserve"> I think.  Is that a Saturday?</w:t>
      </w:r>
    </w:p>
    <w:p w14:paraId="19D13B51" w14:textId="7348A6B5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8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8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086" w:author="QC" w:date="2026-07-02T05:33:00Z">
            <w:rPr>
              <w:rFonts w:ascii="Arial" w:hAnsi="Arial"/>
              <w:sz w:val="23"/>
            </w:rPr>
          </w:rPrChange>
        </w:rPr>
        <w:tab/>
        <w:t xml:space="preserve">April </w:t>
      </w:r>
      <w:r w:rsidR="008B17B6" w:rsidRPr="002A3F64">
        <w:rPr>
          <w:rFonts w:ascii="Arial" w:hAnsi="Arial"/>
          <w:sz w:val="23"/>
          <w:lang w:val="en-CA"/>
          <w:rPrChange w:id="1087" w:author="QC" w:date="2026-07-02T05:33:00Z">
            <w:rPr>
              <w:rFonts w:ascii="Arial" w:hAnsi="Arial"/>
              <w:sz w:val="23"/>
            </w:rPr>
          </w:rPrChange>
        </w:rPr>
        <w:t>29</w:t>
      </w:r>
      <w:r w:rsidR="00955D02" w:rsidRPr="002A3F64">
        <w:rPr>
          <w:rFonts w:ascii="Arial" w:hAnsi="Arial"/>
          <w:sz w:val="23"/>
          <w:lang w:val="en-CA"/>
          <w:rPrChange w:id="1088" w:author="QC" w:date="2026-07-02T05:33:00Z">
            <w:rPr>
              <w:rFonts w:ascii="Arial" w:hAnsi="Arial"/>
              <w:sz w:val="23"/>
            </w:rPr>
          </w:rPrChange>
        </w:rPr>
        <w:t>th is</w:t>
      </w:r>
      <w:del w:id="1089" w:author="QC" w:date="2026-07-02T05:33:00Z">
        <w:r w:rsidR="008B17B6">
          <w:rPr>
            <w:rFonts w:ascii="Arial" w:hAnsi="Arial" w:cs="Arial"/>
            <w:bCs/>
            <w:sz w:val="23"/>
          </w:rPr>
          <w:delText>,</w:delText>
        </w:r>
      </w:del>
      <w:ins w:id="1090" w:author="QC" w:date="2026-07-02T05:33:00Z">
        <w:r w:rsidR="00C80E6E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8B17B6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8B17B6" w:rsidRPr="002A3F64">
        <w:rPr>
          <w:rFonts w:ascii="Arial" w:hAnsi="Arial"/>
          <w:sz w:val="23"/>
          <w:lang w:val="en-CA"/>
          <w:rPrChange w:id="1091" w:author="QC" w:date="2026-07-02T05:33:00Z">
            <w:rPr>
              <w:rFonts w:ascii="Arial" w:hAnsi="Arial"/>
              <w:sz w:val="23"/>
            </w:rPr>
          </w:rPrChange>
        </w:rPr>
        <w:t xml:space="preserve"> n</w:t>
      </w:r>
      <w:r w:rsidR="00955D02" w:rsidRPr="002A3F64">
        <w:rPr>
          <w:rFonts w:ascii="Arial" w:hAnsi="Arial"/>
          <w:sz w:val="23"/>
          <w:lang w:val="en-CA"/>
          <w:rPrChange w:id="1092" w:author="QC" w:date="2026-07-02T05:33:00Z">
            <w:rPr>
              <w:rFonts w:ascii="Arial" w:hAnsi="Arial"/>
              <w:sz w:val="23"/>
            </w:rPr>
          </w:rPrChange>
        </w:rPr>
        <w:t>o, that would be the Monday.</w:t>
      </w:r>
    </w:p>
    <w:p w14:paraId="0ADD3F50" w14:textId="45305634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09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09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095" w:author="QC" w:date="2026-07-02T05:33:00Z">
            <w:rPr>
              <w:rFonts w:ascii="Arial" w:hAnsi="Arial"/>
              <w:sz w:val="23"/>
            </w:rPr>
          </w:rPrChange>
        </w:rPr>
        <w:tab/>
      </w:r>
      <w:r w:rsidR="008B17B6" w:rsidRPr="002A3F64">
        <w:rPr>
          <w:rFonts w:ascii="Arial" w:hAnsi="Arial"/>
          <w:sz w:val="23"/>
          <w:lang w:val="en-CA"/>
          <w:rPrChange w:id="1096" w:author="QC" w:date="2026-07-02T05:33:00Z">
            <w:rPr>
              <w:rFonts w:ascii="Arial" w:hAnsi="Arial"/>
              <w:sz w:val="23"/>
            </w:rPr>
          </w:rPrChange>
        </w:rPr>
        <w:t xml:space="preserve">The </w:t>
      </w:r>
      <w:del w:id="109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Sat</w:delText>
        </w:r>
      </w:del>
      <w:ins w:id="1098" w:author="QC" w:date="2026-07-02T05:33:00Z">
        <w:r w:rsidR="00C80E6E" w:rsidRPr="002A3F64">
          <w:rPr>
            <w:rFonts w:ascii="Arial" w:hAnsi="Arial" w:cs="Arial"/>
            <w:bCs/>
            <w:sz w:val="23"/>
            <w:lang w:val="en-CA"/>
          </w:rPr>
          <w:t>s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at</w:t>
        </w:r>
      </w:ins>
      <w:r w:rsidR="00955D02" w:rsidRPr="002A3F64">
        <w:rPr>
          <w:rFonts w:ascii="Arial" w:hAnsi="Arial"/>
          <w:sz w:val="23"/>
          <w:lang w:val="en-CA"/>
          <w:rPrChange w:id="1099" w:author="QC" w:date="2026-07-02T05:33:00Z">
            <w:rPr>
              <w:rFonts w:ascii="Arial" w:hAnsi="Arial"/>
              <w:sz w:val="23"/>
            </w:rPr>
          </w:rPrChange>
        </w:rPr>
        <w:t>-</w:t>
      </w:r>
      <w:r w:rsidR="00100AEC" w:rsidRPr="002A3F64">
        <w:rPr>
          <w:rFonts w:ascii="Arial" w:hAnsi="Arial"/>
          <w:sz w:val="23"/>
          <w:lang w:val="en-CA"/>
          <w:rPrChange w:id="1100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1101" w:author="QC" w:date="2026-07-02T05:33:00Z">
            <w:rPr>
              <w:rFonts w:ascii="Arial" w:hAnsi="Arial"/>
              <w:sz w:val="23"/>
            </w:rPr>
          </w:rPrChange>
        </w:rPr>
        <w:t xml:space="preserve"> we got back on the Saturday.</w:t>
      </w:r>
    </w:p>
    <w:p w14:paraId="64D28BF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10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10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104" w:author="QC" w:date="2026-07-02T05:33:00Z">
            <w:rPr>
              <w:rFonts w:ascii="Arial" w:hAnsi="Arial"/>
              <w:sz w:val="23"/>
            </w:rPr>
          </w:rPrChange>
        </w:rPr>
        <w:tab/>
        <w:t xml:space="preserve">Which would be the </w:t>
      </w:r>
      <w:r w:rsidR="00100AEC" w:rsidRPr="002A3F64">
        <w:rPr>
          <w:rFonts w:ascii="Arial" w:hAnsi="Arial"/>
          <w:sz w:val="23"/>
          <w:lang w:val="en-CA"/>
          <w:rPrChange w:id="1105" w:author="QC" w:date="2026-07-02T05:33:00Z">
            <w:rPr>
              <w:rFonts w:ascii="Arial" w:hAnsi="Arial"/>
              <w:sz w:val="23"/>
            </w:rPr>
          </w:rPrChange>
        </w:rPr>
        <w:t>27</w:t>
      </w:r>
      <w:r w:rsidR="00955D02" w:rsidRPr="002A3F64">
        <w:rPr>
          <w:rFonts w:ascii="Arial" w:hAnsi="Arial"/>
          <w:sz w:val="23"/>
          <w:lang w:val="en-CA"/>
          <w:rPrChange w:id="1106" w:author="QC" w:date="2026-07-02T05:33:00Z">
            <w:rPr>
              <w:rFonts w:ascii="Arial" w:hAnsi="Arial"/>
              <w:sz w:val="23"/>
            </w:rPr>
          </w:rPrChange>
        </w:rPr>
        <w:t>th?</w:t>
      </w:r>
    </w:p>
    <w:p w14:paraId="7C5093DD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10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10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109" w:author="QC" w:date="2026-07-02T05:33:00Z">
            <w:rPr>
              <w:rFonts w:ascii="Arial" w:hAnsi="Arial"/>
              <w:sz w:val="23"/>
            </w:rPr>
          </w:rPrChange>
        </w:rPr>
        <w:tab/>
        <w:t>Yes.</w:t>
      </w:r>
    </w:p>
    <w:p w14:paraId="64539294" w14:textId="6A67EAD2" w:rsidR="00C80E6E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11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11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112" w:author="QC" w:date="2026-07-02T05:33:00Z">
            <w:rPr>
              <w:rFonts w:ascii="Arial" w:hAnsi="Arial"/>
              <w:sz w:val="23"/>
            </w:rPr>
          </w:rPrChange>
        </w:rPr>
        <w:tab/>
        <w:t xml:space="preserve">Okay.  Okay.  Did you have </w:t>
      </w:r>
      <w:del w:id="111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any c-</w:delText>
        </w:r>
        <w:r w:rsidR="00100AEC">
          <w:rPr>
            <w:rFonts w:ascii="Arial" w:hAnsi="Arial" w:cs="Arial"/>
            <w:bCs/>
            <w:sz w:val="23"/>
          </w:rPr>
          <w:delText>,</w:delText>
        </w:r>
      </w:del>
      <w:ins w:id="1114" w:author="QC" w:date="2026-07-02T05:33:00Z">
        <w:r w:rsidR="00C80E6E" w:rsidRPr="002A3F64">
          <w:rPr>
            <w:rFonts w:ascii="Arial" w:hAnsi="Arial" w:cs="Arial"/>
            <w:bCs/>
            <w:sz w:val="23"/>
            <w:lang w:val="en-CA"/>
          </w:rPr>
          <w:t>like</w:t>
        </w:r>
      </w:ins>
      <w:r w:rsidR="00C80E6E" w:rsidRPr="002A3F64">
        <w:rPr>
          <w:rFonts w:ascii="Arial" w:hAnsi="Arial"/>
          <w:sz w:val="23"/>
          <w:lang w:val="en-CA"/>
          <w:rPrChange w:id="1115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1116" w:author="QC" w:date="2026-07-02T05:33:00Z">
            <w:rPr>
              <w:rFonts w:ascii="Arial" w:hAnsi="Arial"/>
              <w:sz w:val="23"/>
            </w:rPr>
          </w:rPrChange>
        </w:rPr>
        <w:t>contact or</w:t>
      </w:r>
      <w:ins w:id="1117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 communication</w:t>
        </w:r>
      </w:ins>
      <w:r w:rsidR="00955D02" w:rsidRPr="002A3F64">
        <w:rPr>
          <w:rFonts w:ascii="Arial" w:hAnsi="Arial"/>
          <w:sz w:val="23"/>
          <w:lang w:val="en-CA"/>
          <w:rPrChange w:id="1118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</w:p>
    <w:p w14:paraId="173048D2" w14:textId="2FA863A4" w:rsidR="00955D02" w:rsidRPr="002A3F64" w:rsidRDefault="00C80E6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11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120" w:author="QC" w:date="2026-07-02T05:33:00Z">
            <w:rPr>
              <w:rFonts w:ascii="Arial" w:hAnsi="Arial"/>
              <w:sz w:val="23"/>
            </w:rPr>
          </w:rPrChange>
        </w:rPr>
        <w:t>00:21</w:t>
      </w:r>
      <w:r w:rsidRPr="002A3F64">
        <w:rPr>
          <w:rFonts w:ascii="Arial" w:hAnsi="Arial"/>
          <w:sz w:val="23"/>
          <w:lang w:val="en-CA"/>
          <w:rPrChange w:id="1121" w:author="QC" w:date="2026-07-02T05:33:00Z">
            <w:rPr>
              <w:rFonts w:ascii="Arial" w:hAnsi="Arial"/>
              <w:sz w:val="23"/>
            </w:rPr>
          </w:rPrChange>
        </w:rPr>
        <w:tab/>
      </w:r>
      <w:del w:id="112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communication </w:delText>
        </w:r>
      </w:del>
      <w:r w:rsidR="00955D02" w:rsidRPr="002A3F64">
        <w:rPr>
          <w:rFonts w:ascii="Arial" w:hAnsi="Arial"/>
          <w:sz w:val="23"/>
          <w:lang w:val="en-CA"/>
          <w:rPrChange w:id="1123" w:author="QC" w:date="2026-07-02T05:33:00Z">
            <w:rPr>
              <w:rFonts w:ascii="Arial" w:hAnsi="Arial"/>
              <w:sz w:val="23"/>
            </w:rPr>
          </w:rPrChange>
        </w:rPr>
        <w:t>with Jennifer while you were in England?</w:t>
      </w:r>
    </w:p>
    <w:p w14:paraId="3266501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12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12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126" w:author="QC" w:date="2026-07-02T05:33:00Z">
            <w:rPr>
              <w:rFonts w:ascii="Arial" w:hAnsi="Arial"/>
              <w:sz w:val="23"/>
            </w:rPr>
          </w:rPrChange>
        </w:rPr>
        <w:tab/>
        <w:t>Um</w:t>
      </w:r>
      <w:r w:rsidR="00CE229E" w:rsidRPr="002A3F64">
        <w:rPr>
          <w:rFonts w:ascii="Arial" w:hAnsi="Arial"/>
          <w:sz w:val="23"/>
          <w:lang w:val="en-CA"/>
          <w:rPrChange w:id="1127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128" w:author="QC" w:date="2026-07-02T05:33:00Z">
            <w:rPr>
              <w:rFonts w:ascii="Arial" w:hAnsi="Arial"/>
              <w:sz w:val="23"/>
            </w:rPr>
          </w:rPrChange>
        </w:rPr>
        <w:t>eah, we texted a few times.</w:t>
      </w:r>
    </w:p>
    <w:p w14:paraId="1A1B7E3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12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13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131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2BC5C120" w14:textId="1BA9972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13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13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134" w:author="QC" w:date="2026-07-02T05:33:00Z">
            <w:rPr>
              <w:rFonts w:ascii="Arial" w:hAnsi="Arial"/>
              <w:sz w:val="23"/>
            </w:rPr>
          </w:rPrChange>
        </w:rPr>
        <w:tab/>
        <w:t xml:space="preserve">But she didn't say it.  I just said, </w:t>
      </w:r>
      <w:r w:rsidR="00100AEC" w:rsidRPr="002A3F64">
        <w:rPr>
          <w:rFonts w:ascii="Arial" w:hAnsi="Arial"/>
          <w:sz w:val="23"/>
          <w:lang w:val="en-CA"/>
          <w:rPrChange w:id="1135" w:author="QC" w:date="2026-07-02T05:33:00Z">
            <w:rPr>
              <w:rFonts w:ascii="Arial" w:hAnsi="Arial"/>
              <w:sz w:val="23"/>
            </w:rPr>
          </w:rPrChange>
        </w:rPr>
        <w:t>h</w:t>
      </w:r>
      <w:r w:rsidR="00955D02" w:rsidRPr="002A3F64">
        <w:rPr>
          <w:rFonts w:ascii="Arial" w:hAnsi="Arial"/>
          <w:sz w:val="23"/>
          <w:lang w:val="en-CA"/>
          <w:rPrChange w:id="1136" w:author="QC" w:date="2026-07-02T05:33:00Z">
            <w:rPr>
              <w:rFonts w:ascii="Arial" w:hAnsi="Arial"/>
              <w:sz w:val="23"/>
            </w:rPr>
          </w:rPrChange>
        </w:rPr>
        <w:t>ope everything's going well.  You can do it.  I know that she had rented her</w:t>
      </w:r>
      <w:del w:id="113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138" w:author="QC" w:date="2026-07-02T05:33:00Z">
        <w:r w:rsidR="001223FB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139" w:author="QC" w:date="2026-07-02T05:33:00Z">
            <w:rPr>
              <w:rFonts w:ascii="Arial" w:hAnsi="Arial"/>
              <w:sz w:val="23"/>
            </w:rPr>
          </w:rPrChange>
        </w:rPr>
        <w:t xml:space="preserve"> part </w:t>
      </w:r>
      <w:r w:rsidR="00955D02" w:rsidRPr="002A3F64">
        <w:rPr>
          <w:rFonts w:ascii="Arial" w:hAnsi="Arial"/>
          <w:sz w:val="23"/>
          <w:lang w:val="en-CA"/>
          <w:rPrChange w:id="1140" w:author="QC" w:date="2026-07-02T05:33:00Z">
            <w:rPr>
              <w:rFonts w:ascii="Arial" w:hAnsi="Arial"/>
              <w:sz w:val="23"/>
            </w:rPr>
          </w:rPrChange>
        </w:rPr>
        <w:lastRenderedPageBreak/>
        <w:t xml:space="preserve">of her house out for the, um, </w:t>
      </w:r>
      <w:r w:rsidR="00100AEC" w:rsidRPr="002A3F64">
        <w:rPr>
          <w:rFonts w:ascii="Arial" w:hAnsi="Arial"/>
          <w:sz w:val="23"/>
          <w:lang w:val="en-CA"/>
          <w:rPrChange w:id="1141" w:author="QC" w:date="2026-07-02T05:33:00Z">
            <w:rPr>
              <w:rFonts w:ascii="Arial" w:hAnsi="Arial"/>
              <w:sz w:val="23"/>
            </w:rPr>
          </w:rPrChange>
        </w:rPr>
        <w:t>(inaudible) that didn't happen</w:t>
      </w:r>
      <w:del w:id="1142" w:author="QC" w:date="2026-07-02T05:33:00Z">
        <w:r w:rsidR="00100AEC">
          <w:rPr>
            <w:rFonts w:ascii="Arial" w:hAnsi="Arial" w:cs="Arial"/>
            <w:bCs/>
            <w:sz w:val="23"/>
          </w:rPr>
          <w:delText>…</w:delText>
        </w:r>
      </w:del>
      <w:ins w:id="1143" w:author="QC" w:date="2026-07-02T05:33:00Z">
        <w:r w:rsidR="001223FB" w:rsidRPr="002A3F64">
          <w:rPr>
            <w:rFonts w:ascii="Arial" w:hAnsi="Arial" w:cs="Arial"/>
            <w:bCs/>
            <w:sz w:val="23"/>
            <w:lang w:val="en-CA"/>
          </w:rPr>
          <w:t>.</w:t>
        </w:r>
      </w:ins>
    </w:p>
    <w:p w14:paraId="5C8EA47E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14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14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146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61BBAED1" w14:textId="34182D31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14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14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149" w:author="QC" w:date="2026-07-02T05:33:00Z">
            <w:rPr>
              <w:rFonts w:ascii="Arial" w:hAnsi="Arial"/>
              <w:sz w:val="23"/>
            </w:rPr>
          </w:rPrChange>
        </w:rPr>
        <w:tab/>
        <w:t>Um, and I said</w:t>
      </w:r>
      <w:del w:id="115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151" w:author="QC" w:date="2026-07-02T05:33:00Z">
        <w:r w:rsidR="001223FB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152" w:author="QC" w:date="2026-07-02T05:33:00Z">
            <w:rPr>
              <w:rFonts w:ascii="Arial" w:hAnsi="Arial"/>
              <w:sz w:val="23"/>
            </w:rPr>
          </w:rPrChange>
        </w:rPr>
        <w:t xml:space="preserve"> and she told me that she got people in, she was cleaning.  Oh, oh, she said to Andrew and Basil</w:t>
      </w:r>
      <w:r w:rsidR="00CE229E" w:rsidRPr="002A3F64">
        <w:rPr>
          <w:rFonts w:ascii="Arial" w:hAnsi="Arial"/>
          <w:sz w:val="23"/>
          <w:lang w:val="en-CA"/>
          <w:rPrChange w:id="1153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154" w:author="QC" w:date="2026-07-02T05:33:00Z">
            <w:rPr>
              <w:rFonts w:ascii="Arial" w:hAnsi="Arial"/>
              <w:sz w:val="23"/>
            </w:rPr>
          </w:rPrChange>
        </w:rPr>
        <w:t>ou cannot come during this time because we've rented out the rooms, um, until the Wednesday.  So</w:t>
      </w:r>
      <w:del w:id="115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156" w:author="QC" w:date="2026-07-02T05:33:00Z">
        <w:r w:rsidR="001223FB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157" w:author="QC" w:date="2026-07-02T05:33:00Z">
            <w:rPr>
              <w:rFonts w:ascii="Arial" w:hAnsi="Arial"/>
              <w:sz w:val="23"/>
            </w:rPr>
          </w:rPrChange>
        </w:rPr>
        <w:t xml:space="preserve"> but then she told me she didn't do it correctly</w:t>
      </w:r>
      <w:del w:id="115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159" w:author="QC" w:date="2026-07-02T05:33:00Z">
            <w:rPr>
              <w:rFonts w:ascii="Arial" w:hAnsi="Arial"/>
              <w:sz w:val="23"/>
            </w:rPr>
          </w:rPrChange>
        </w:rPr>
        <w:t xml:space="preserve"> and then they got fined</w:t>
      </w:r>
      <w:ins w:id="1160" w:author="QC" w:date="2026-07-02T05:33:00Z">
        <w:r w:rsidR="001223FB" w:rsidRPr="002A3F64">
          <w:rPr>
            <w:rFonts w:ascii="Arial" w:hAnsi="Arial" w:cs="Arial"/>
            <w:bCs/>
            <w:sz w:val="23"/>
            <w:lang w:val="en-CA"/>
          </w:rPr>
          <w:t>, s</w:t>
        </w:r>
        <w:r w:rsidR="006F44C5" w:rsidRPr="002A3F64">
          <w:rPr>
            <w:rFonts w:ascii="Arial" w:hAnsi="Arial" w:cs="Arial"/>
            <w:bCs/>
            <w:sz w:val="23"/>
            <w:lang w:val="en-CA"/>
          </w:rPr>
          <w:t xml:space="preserve">o 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she didn't make any money on it</w:t>
        </w:r>
      </w:ins>
      <w:r w:rsidR="00955D02" w:rsidRPr="002A3F64">
        <w:rPr>
          <w:rFonts w:ascii="Arial" w:hAnsi="Arial"/>
          <w:sz w:val="23"/>
          <w:lang w:val="en-CA"/>
          <w:rPrChange w:id="1161" w:author="QC" w:date="2026-07-02T05:33:00Z">
            <w:rPr>
              <w:rFonts w:ascii="Arial" w:hAnsi="Arial"/>
              <w:sz w:val="23"/>
            </w:rPr>
          </w:rPrChange>
        </w:rPr>
        <w:t>.</w:t>
      </w:r>
    </w:p>
    <w:p w14:paraId="1E8A6F7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moveFrom w:id="1162" w:author="QC" w:date="2026-07-02T05:33:00Z"/>
          <w:rFonts w:ascii="Arial" w:hAnsi="Arial"/>
          <w:sz w:val="23"/>
          <w:lang w:val="en-CA"/>
          <w:rPrChange w:id="1163" w:author="QC" w:date="2026-07-02T05:33:00Z">
            <w:rPr>
              <w:moveFrom w:id="1164" w:author="QC" w:date="2026-07-02T05:33:00Z"/>
              <w:rFonts w:ascii="Arial" w:hAnsi="Arial"/>
              <w:sz w:val="23"/>
            </w:rPr>
          </w:rPrChange>
        </w:rPr>
      </w:pPr>
      <w:moveFromRangeStart w:id="1165" w:author="QC" w:date="2026-07-02T05:33:00Z" w:name="move233862853"/>
      <w:moveFrom w:id="1166" w:author="QC" w:date="2026-07-02T05:33:00Z">
        <w:r w:rsidRPr="002A3F64">
          <w:rPr>
            <w:rFonts w:ascii="Arial" w:hAnsi="Arial"/>
            <w:sz w:val="23"/>
            <w:lang w:val="en-CA"/>
            <w:rPrChange w:id="1167" w:author="QC" w:date="2026-07-02T05:33:00Z">
              <w:rPr>
                <w:rFonts w:ascii="Arial" w:hAnsi="Arial"/>
                <w:sz w:val="23"/>
              </w:rPr>
            </w:rPrChange>
          </w:rPr>
          <w:t>BRIGGS:</w:t>
        </w:r>
        <w:r w:rsidR="00955D02" w:rsidRPr="002A3F64">
          <w:rPr>
            <w:rFonts w:ascii="Arial" w:hAnsi="Arial"/>
            <w:sz w:val="23"/>
            <w:lang w:val="en-CA"/>
            <w:rPrChange w:id="1168" w:author="QC" w:date="2026-07-02T05:33:00Z">
              <w:rPr>
                <w:rFonts w:ascii="Arial" w:hAnsi="Arial"/>
                <w:sz w:val="23"/>
              </w:rPr>
            </w:rPrChange>
          </w:rPr>
          <w:tab/>
        </w:r>
        <w:r w:rsidR="00824650" w:rsidRPr="002A3F64">
          <w:rPr>
            <w:rFonts w:ascii="Arial" w:hAnsi="Arial"/>
            <w:sz w:val="23"/>
            <w:lang w:val="en-CA"/>
            <w:rPrChange w:id="1169" w:author="QC" w:date="2026-07-02T05:33:00Z">
              <w:rPr>
                <w:rFonts w:ascii="Arial" w:hAnsi="Arial"/>
                <w:sz w:val="23"/>
              </w:rPr>
            </w:rPrChange>
          </w:rPr>
          <w:t>Mm-hmm.</w:t>
        </w:r>
      </w:moveFrom>
    </w:p>
    <w:moveFromRangeEnd w:id="1165"/>
    <w:p w14:paraId="3FE21632" w14:textId="77777777" w:rsidR="00955D02" w:rsidRPr="00955D02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del w:id="1170" w:author="QC" w:date="2026-07-02T05:33:00Z"/>
          <w:rFonts w:ascii="Arial" w:hAnsi="Arial" w:cs="Arial"/>
          <w:bCs/>
          <w:sz w:val="23"/>
        </w:rPr>
      </w:pPr>
      <w:del w:id="1171" w:author="QC" w:date="2026-07-02T05:33:00Z">
        <w:r>
          <w:rPr>
            <w:rFonts w:ascii="Arial" w:hAnsi="Arial" w:cs="Arial"/>
            <w:bCs/>
            <w:sz w:val="23"/>
          </w:rPr>
          <w:delText>KAREN:</w:delText>
        </w:r>
        <w:r w:rsidR="006F44C5">
          <w:rPr>
            <w:rFonts w:ascii="Arial" w:hAnsi="Arial" w:cs="Arial"/>
            <w:bCs/>
            <w:sz w:val="23"/>
          </w:rPr>
          <w:tab/>
        </w:r>
        <w:r w:rsidR="006F44C5" w:rsidRPr="00955D02">
          <w:rPr>
            <w:rFonts w:ascii="Arial" w:hAnsi="Arial" w:cs="Arial"/>
            <w:bCs/>
            <w:sz w:val="23"/>
          </w:rPr>
          <w:delText xml:space="preserve">So </w:delText>
        </w:r>
        <w:r w:rsidR="00955D02" w:rsidRPr="00955D02">
          <w:rPr>
            <w:rFonts w:ascii="Arial" w:hAnsi="Arial" w:cs="Arial"/>
            <w:bCs/>
            <w:sz w:val="23"/>
          </w:rPr>
          <w:delText>she didn't make any money on it.</w:delText>
        </w:r>
      </w:del>
    </w:p>
    <w:p w14:paraId="782E6F4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17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17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174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2472B2CE" w14:textId="73285732" w:rsidR="00BF582F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17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176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177" w:author="QC" w:date="2026-07-02T05:33:00Z">
            <w:rPr>
              <w:rFonts w:ascii="Arial" w:hAnsi="Arial"/>
              <w:sz w:val="23"/>
            </w:rPr>
          </w:rPrChange>
        </w:rPr>
        <w:tab/>
        <w:t>And so when I got back on the Saturday</w:t>
      </w:r>
      <w:del w:id="117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179" w:author="QC" w:date="2026-07-02T05:33:00Z">
        <w:r w:rsidR="001223FB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180" w:author="QC" w:date="2026-07-02T05:33:00Z">
            <w:rPr>
              <w:rFonts w:ascii="Arial" w:hAnsi="Arial"/>
              <w:sz w:val="23"/>
            </w:rPr>
          </w:rPrChange>
        </w:rPr>
        <w:t xml:space="preserve"> on the Sunday, we texted on the Monday, um, I think we texted and, um, and that's the last time.  And then I kept talk-</w:t>
      </w:r>
      <w:r w:rsidR="006F44C5" w:rsidRPr="002A3F64">
        <w:rPr>
          <w:rFonts w:ascii="Arial" w:hAnsi="Arial"/>
          <w:sz w:val="23"/>
          <w:lang w:val="en-CA"/>
          <w:rPrChange w:id="1181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1182" w:author="QC" w:date="2026-07-02T05:33:00Z">
            <w:rPr>
              <w:rFonts w:ascii="Arial" w:hAnsi="Arial"/>
              <w:sz w:val="23"/>
            </w:rPr>
          </w:rPrChange>
        </w:rPr>
        <w:t xml:space="preserve"> like I texted her a number of times, </w:t>
      </w:r>
      <w:r w:rsidR="006F44C5" w:rsidRPr="002A3F64">
        <w:rPr>
          <w:rFonts w:ascii="Arial" w:hAnsi="Arial"/>
          <w:sz w:val="23"/>
          <w:lang w:val="en-CA"/>
          <w:rPrChange w:id="1183" w:author="QC" w:date="2026-07-02T05:33:00Z">
            <w:rPr>
              <w:rFonts w:ascii="Arial" w:hAnsi="Arial"/>
              <w:sz w:val="23"/>
            </w:rPr>
          </w:rPrChange>
        </w:rPr>
        <w:t>w</w:t>
      </w:r>
      <w:r w:rsidR="00955D02" w:rsidRPr="002A3F64">
        <w:rPr>
          <w:rFonts w:ascii="Arial" w:hAnsi="Arial"/>
          <w:sz w:val="23"/>
          <w:lang w:val="en-CA"/>
          <w:rPrChange w:id="1184" w:author="QC" w:date="2026-07-02T05:33:00Z">
            <w:rPr>
              <w:rFonts w:ascii="Arial" w:hAnsi="Arial"/>
              <w:sz w:val="23"/>
            </w:rPr>
          </w:rPrChange>
        </w:rPr>
        <w:t xml:space="preserve">here are you?  Are you okay?  Um, </w:t>
      </w:r>
      <w:del w:id="118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I </w:delText>
        </w:r>
      </w:del>
    </w:p>
    <w:p w14:paraId="429DF075" w14:textId="68C75A44" w:rsidR="00955D02" w:rsidRPr="002A3F64" w:rsidRDefault="00BF582F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18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187" w:author="QC" w:date="2026-07-02T05:33:00Z">
            <w:rPr>
              <w:rFonts w:ascii="Arial" w:hAnsi="Arial"/>
              <w:sz w:val="23"/>
            </w:rPr>
          </w:rPrChange>
        </w:rPr>
        <w:t>00:22</w:t>
      </w:r>
      <w:r w:rsidRPr="002A3F64">
        <w:rPr>
          <w:rFonts w:ascii="Arial" w:hAnsi="Arial"/>
          <w:sz w:val="23"/>
          <w:lang w:val="en-CA"/>
          <w:rPrChange w:id="1188" w:author="QC" w:date="2026-07-02T05:33:00Z">
            <w:rPr>
              <w:rFonts w:ascii="Arial" w:hAnsi="Arial"/>
              <w:sz w:val="23"/>
            </w:rPr>
          </w:rPrChange>
        </w:rPr>
        <w:tab/>
      </w:r>
      <w:ins w:id="1189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I </w:t>
        </w:r>
      </w:ins>
      <w:r w:rsidR="00955D02" w:rsidRPr="002A3F64">
        <w:rPr>
          <w:rFonts w:ascii="Arial" w:hAnsi="Arial"/>
          <w:sz w:val="23"/>
          <w:lang w:val="en-CA"/>
          <w:rPrChange w:id="1190" w:author="QC" w:date="2026-07-02T05:33:00Z">
            <w:rPr>
              <w:rFonts w:ascii="Arial" w:hAnsi="Arial"/>
              <w:sz w:val="23"/>
            </w:rPr>
          </w:rPrChange>
        </w:rPr>
        <w:t>drove by their house.  There</w:t>
      </w:r>
      <w:del w:id="119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w-</w:delText>
        </w:r>
        <w:r w:rsidR="00C2094D">
          <w:rPr>
            <w:rFonts w:ascii="Arial" w:hAnsi="Arial" w:cs="Arial"/>
            <w:bCs/>
            <w:sz w:val="23"/>
          </w:rPr>
          <w:delText>,</w:delText>
        </w:r>
      </w:del>
      <w:ins w:id="1192" w:author="QC" w:date="2026-07-02T05:33:00Z">
        <w:r w:rsidR="00C2094D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193" w:author="QC" w:date="2026-07-02T05:33:00Z">
            <w:rPr>
              <w:rFonts w:ascii="Arial" w:hAnsi="Arial"/>
              <w:sz w:val="23"/>
            </w:rPr>
          </w:rPrChange>
        </w:rPr>
        <w:t xml:space="preserve"> there nobody</w:t>
      </w:r>
      <w:r w:rsidR="00C2094D" w:rsidRPr="002A3F64">
        <w:rPr>
          <w:rFonts w:ascii="Arial" w:hAnsi="Arial"/>
          <w:sz w:val="23"/>
          <w:lang w:val="en-CA"/>
          <w:rPrChange w:id="1194" w:author="QC" w:date="2026-07-02T05:33:00Z">
            <w:rPr>
              <w:rFonts w:ascii="Arial" w:hAnsi="Arial"/>
              <w:sz w:val="23"/>
            </w:rPr>
          </w:rPrChange>
        </w:rPr>
        <w:t>-, t</w:t>
      </w:r>
      <w:r w:rsidR="00955D02" w:rsidRPr="002A3F64">
        <w:rPr>
          <w:rFonts w:ascii="Arial" w:hAnsi="Arial"/>
          <w:sz w:val="23"/>
          <w:lang w:val="en-CA"/>
          <w:rPrChange w:id="1195" w:author="QC" w:date="2026-07-02T05:33:00Z">
            <w:rPr>
              <w:rFonts w:ascii="Arial" w:hAnsi="Arial"/>
              <w:sz w:val="23"/>
            </w:rPr>
          </w:rPrChange>
        </w:rPr>
        <w:t xml:space="preserve">he car was there, both </w:t>
      </w:r>
      <w:del w:id="119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h-</w:delText>
        </w:r>
        <w:r w:rsidR="00C2094D">
          <w:rPr>
            <w:rFonts w:ascii="Arial" w:hAnsi="Arial" w:cs="Arial"/>
            <w:bCs/>
            <w:sz w:val="23"/>
          </w:rPr>
          <w:delText>,</w:delText>
        </w:r>
        <w:r w:rsidR="00955D02" w:rsidRPr="00955D02">
          <w:rPr>
            <w:rFonts w:ascii="Arial" w:hAnsi="Arial" w:cs="Arial"/>
            <w:bCs/>
            <w:sz w:val="23"/>
          </w:rPr>
          <w:delText xml:space="preserve"> </w:delText>
        </w:r>
      </w:del>
      <w:r w:rsidR="00955D02" w:rsidRPr="002A3F64">
        <w:rPr>
          <w:rFonts w:ascii="Arial" w:hAnsi="Arial"/>
          <w:sz w:val="23"/>
          <w:lang w:val="en-CA"/>
          <w:rPrChange w:id="1197" w:author="QC" w:date="2026-07-02T05:33:00Z">
            <w:rPr>
              <w:rFonts w:ascii="Arial" w:hAnsi="Arial"/>
              <w:sz w:val="23"/>
            </w:rPr>
          </w:rPrChange>
        </w:rPr>
        <w:t>her little car</w:t>
      </w:r>
      <w:del w:id="119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199" w:author="QC" w:date="2026-07-02T05:33:00Z">
            <w:rPr>
              <w:rFonts w:ascii="Arial" w:hAnsi="Arial"/>
              <w:sz w:val="23"/>
            </w:rPr>
          </w:rPrChange>
        </w:rPr>
        <w:t xml:space="preserve"> and I think his truck was there.  Um, but that's the last time was the Monday.</w:t>
      </w:r>
    </w:p>
    <w:p w14:paraId="401E853B" w14:textId="79B6E6D7" w:rsidR="00C2094D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0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20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202" w:author="QC" w:date="2026-07-02T05:33:00Z">
            <w:rPr>
              <w:rFonts w:ascii="Arial" w:hAnsi="Arial"/>
              <w:sz w:val="23"/>
            </w:rPr>
          </w:rPrChange>
        </w:rPr>
        <w:tab/>
        <w:t>Okay</w:t>
      </w:r>
      <w:del w:id="120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um</w:delText>
        </w:r>
      </w:del>
      <w:ins w:id="1204" w:author="QC" w:date="2026-07-02T05:33:00Z">
        <w:r w:rsidR="00E240EA" w:rsidRPr="002A3F64">
          <w:rPr>
            <w:rFonts w:ascii="Arial" w:hAnsi="Arial" w:cs="Arial"/>
            <w:bCs/>
            <w:sz w:val="23"/>
            <w:lang w:val="en-CA"/>
          </w:rPr>
          <w:t>.  U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m</w:t>
        </w:r>
      </w:ins>
      <w:r w:rsidR="00955D02" w:rsidRPr="002A3F64">
        <w:rPr>
          <w:rFonts w:ascii="Arial" w:hAnsi="Arial"/>
          <w:sz w:val="23"/>
          <w:lang w:val="en-CA"/>
          <w:rPrChange w:id="1205" w:author="QC" w:date="2026-07-02T05:33:00Z">
            <w:rPr>
              <w:rFonts w:ascii="Arial" w:hAnsi="Arial"/>
              <w:sz w:val="23"/>
            </w:rPr>
          </w:rPrChange>
        </w:rPr>
        <w:t xml:space="preserve">, I'm gonna come back to that, to your texts in a minute, okay?  </w:t>
      </w:r>
      <w:del w:id="120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And we'll</w:delText>
        </w:r>
      </w:del>
      <w:ins w:id="1207" w:author="QC" w:date="2026-07-02T05:33:00Z">
        <w:r w:rsidR="006469AD" w:rsidRPr="002A3F64">
          <w:rPr>
            <w:rFonts w:ascii="Arial" w:hAnsi="Arial" w:cs="Arial"/>
            <w:bCs/>
            <w:sz w:val="23"/>
            <w:lang w:val="en-CA"/>
          </w:rPr>
          <w:t>W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e'll</w:t>
        </w:r>
      </w:ins>
      <w:r w:rsidR="00955D02" w:rsidRPr="002A3F64">
        <w:rPr>
          <w:rFonts w:ascii="Arial" w:hAnsi="Arial"/>
          <w:sz w:val="23"/>
          <w:lang w:val="en-CA"/>
          <w:rPrChange w:id="1208" w:author="QC" w:date="2026-07-02T05:33:00Z">
            <w:rPr>
              <w:rFonts w:ascii="Arial" w:hAnsi="Arial"/>
              <w:sz w:val="23"/>
            </w:rPr>
          </w:rPrChange>
        </w:rPr>
        <w:t xml:space="preserve"> try to do that.  You've got them with you</w:t>
      </w:r>
      <w:r w:rsidR="00C2094D" w:rsidRPr="002A3F64">
        <w:rPr>
          <w:rFonts w:ascii="Arial" w:hAnsi="Arial"/>
          <w:sz w:val="23"/>
          <w:lang w:val="en-CA"/>
          <w:rPrChange w:id="1209" w:author="QC" w:date="2026-07-02T05:33:00Z">
            <w:rPr>
              <w:rFonts w:ascii="Arial" w:hAnsi="Arial"/>
              <w:sz w:val="23"/>
            </w:rPr>
          </w:rPrChange>
        </w:rPr>
        <w:t>?</w:t>
      </w:r>
    </w:p>
    <w:p w14:paraId="6DEA0245" w14:textId="77777777" w:rsidR="00C2094D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1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21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C2094D" w:rsidRPr="002A3F64">
        <w:rPr>
          <w:rFonts w:ascii="Arial" w:hAnsi="Arial"/>
          <w:sz w:val="23"/>
          <w:lang w:val="en-CA"/>
          <w:rPrChange w:id="1212" w:author="QC" w:date="2026-07-02T05:33:00Z">
            <w:rPr>
              <w:rFonts w:ascii="Arial" w:hAnsi="Arial"/>
              <w:sz w:val="23"/>
            </w:rPr>
          </w:rPrChange>
        </w:rPr>
        <w:tab/>
        <w:t>(Nods head yes.)</w:t>
      </w:r>
    </w:p>
    <w:p w14:paraId="753DB6B5" w14:textId="147496E3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1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21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C2094D" w:rsidRPr="002A3F64">
        <w:rPr>
          <w:rFonts w:ascii="Arial" w:hAnsi="Arial"/>
          <w:sz w:val="23"/>
          <w:lang w:val="en-CA"/>
          <w:rPrChange w:id="1215" w:author="QC" w:date="2026-07-02T05:33:00Z">
            <w:rPr>
              <w:rFonts w:ascii="Arial" w:hAnsi="Arial"/>
              <w:sz w:val="23"/>
            </w:rPr>
          </w:rPrChange>
        </w:rPr>
        <w:tab/>
        <w:t xml:space="preserve">All </w:t>
      </w:r>
      <w:r w:rsidR="00955D02" w:rsidRPr="002A3F64">
        <w:rPr>
          <w:rFonts w:ascii="Arial" w:hAnsi="Arial"/>
          <w:sz w:val="23"/>
          <w:lang w:val="en-CA"/>
          <w:rPrChange w:id="1216" w:author="QC" w:date="2026-07-02T05:33:00Z">
            <w:rPr>
              <w:rFonts w:ascii="Arial" w:hAnsi="Arial"/>
              <w:sz w:val="23"/>
            </w:rPr>
          </w:rPrChange>
        </w:rPr>
        <w:t>right, and you can reference them if need be.</w:t>
      </w:r>
      <w:ins w:id="1217" w:author="QC" w:date="2026-07-02T05:33:00Z">
        <w:r w:rsidR="006469AD" w:rsidRPr="002A3F64">
          <w:rPr>
            <w:rFonts w:ascii="Arial" w:hAnsi="Arial" w:cs="Arial"/>
            <w:bCs/>
            <w:sz w:val="23"/>
            <w:lang w:val="en-CA"/>
          </w:rPr>
          <w:t xml:space="preserve">  </w:t>
        </w:r>
      </w:ins>
      <w:moveToRangeStart w:id="1218" w:author="QC" w:date="2026-07-02T05:33:00Z" w:name="move233862854"/>
      <w:moveTo w:id="1219" w:author="QC" w:date="2026-07-02T05:33:00Z">
        <w:r w:rsidR="00955D02" w:rsidRPr="002A3F64">
          <w:rPr>
            <w:rFonts w:ascii="Arial" w:hAnsi="Arial"/>
            <w:sz w:val="23"/>
            <w:lang w:val="en-CA"/>
            <w:rPrChange w:id="1220" w:author="QC" w:date="2026-07-02T05:33:00Z">
              <w:rPr>
                <w:rFonts w:ascii="Arial" w:hAnsi="Arial"/>
                <w:sz w:val="23"/>
              </w:rPr>
            </w:rPrChange>
          </w:rPr>
          <w:t xml:space="preserve">All right.  </w:t>
        </w:r>
      </w:moveTo>
      <w:moveToRangeEnd w:id="1218"/>
      <w:ins w:id="1221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Who's living in the house</w:t>
        </w:r>
        <w:r w:rsidR="006469AD" w:rsidRPr="002A3F64">
          <w:rPr>
            <w:rFonts w:ascii="Arial" w:hAnsi="Arial" w:cs="Arial"/>
            <w:bCs/>
            <w:sz w:val="23"/>
            <w:lang w:val="en-CA"/>
          </w:rPr>
          <w:t xml:space="preserve">? 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 </w:t>
        </w:r>
        <w:r w:rsidR="006469AD" w:rsidRPr="002A3F64">
          <w:rPr>
            <w:rFonts w:ascii="Arial" w:hAnsi="Arial" w:cs="Arial"/>
            <w:bCs/>
            <w:sz w:val="23"/>
            <w:lang w:val="en-CA"/>
          </w:rPr>
          <w:t>W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hen you, when you left to go to England</w:t>
        </w:r>
        <w:r w:rsidR="006469AD" w:rsidRPr="002A3F64">
          <w:rPr>
            <w:rFonts w:ascii="Arial" w:hAnsi="Arial" w:cs="Arial"/>
            <w:bCs/>
            <w:sz w:val="23"/>
            <w:lang w:val="en-CA"/>
          </w:rPr>
          <w:t xml:space="preserve"> w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ho was all living in the house?</w:t>
        </w:r>
      </w:ins>
    </w:p>
    <w:p w14:paraId="78C2C661" w14:textId="77777777" w:rsidR="00955D02" w:rsidRPr="00955D02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del w:id="1222" w:author="QC" w:date="2026-07-02T05:33:00Z"/>
          <w:rFonts w:ascii="Arial" w:hAnsi="Arial" w:cs="Arial"/>
          <w:bCs/>
          <w:sz w:val="23"/>
        </w:rPr>
      </w:pPr>
      <w:del w:id="1223" w:author="QC" w:date="2026-07-02T05:33:00Z">
        <w:r>
          <w:rPr>
            <w:rFonts w:ascii="Arial" w:hAnsi="Arial" w:cs="Arial"/>
            <w:bCs/>
            <w:sz w:val="23"/>
          </w:rPr>
          <w:delText>KAREN:</w:delText>
        </w:r>
        <w:r w:rsidR="00955D02">
          <w:rPr>
            <w:rFonts w:ascii="Arial" w:hAnsi="Arial" w:cs="Arial"/>
            <w:bCs/>
            <w:sz w:val="23"/>
          </w:rPr>
          <w:tab/>
        </w:r>
        <w:r w:rsidR="00C2094D">
          <w:rPr>
            <w:rFonts w:ascii="Arial" w:hAnsi="Arial" w:cs="Arial"/>
            <w:bCs/>
            <w:sz w:val="23"/>
          </w:rPr>
          <w:delText>(Nods head yes.)</w:delText>
        </w:r>
      </w:del>
    </w:p>
    <w:p w14:paraId="07550338" w14:textId="77777777" w:rsidR="00955D02" w:rsidRPr="00955D02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del w:id="1224" w:author="QC" w:date="2026-07-02T05:33:00Z"/>
          <w:rFonts w:ascii="Arial" w:hAnsi="Arial" w:cs="Arial"/>
          <w:bCs/>
          <w:sz w:val="23"/>
        </w:rPr>
      </w:pPr>
      <w:del w:id="1225" w:author="QC" w:date="2026-07-02T05:33:00Z">
        <w:r>
          <w:rPr>
            <w:rFonts w:ascii="Arial" w:hAnsi="Arial" w:cs="Arial"/>
            <w:bCs/>
            <w:sz w:val="23"/>
          </w:rPr>
          <w:delText>BRIGGS:</w:delText>
        </w:r>
        <w:r w:rsidR="00955D02">
          <w:rPr>
            <w:rFonts w:ascii="Arial" w:hAnsi="Arial" w:cs="Arial"/>
            <w:bCs/>
            <w:sz w:val="23"/>
          </w:rPr>
          <w:tab/>
        </w:r>
      </w:del>
      <w:moveFromRangeStart w:id="1226" w:author="QC" w:date="2026-07-02T05:33:00Z" w:name="move233862854"/>
      <w:moveFrom w:id="1227" w:author="QC" w:date="2026-07-02T05:33:00Z">
        <w:r w:rsidR="00955D02" w:rsidRPr="002A3F64">
          <w:rPr>
            <w:rFonts w:ascii="Arial" w:hAnsi="Arial"/>
            <w:sz w:val="23"/>
            <w:lang w:val="en-CA"/>
            <w:rPrChange w:id="1228" w:author="QC" w:date="2026-07-02T05:33:00Z">
              <w:rPr>
                <w:rFonts w:ascii="Arial" w:hAnsi="Arial"/>
                <w:sz w:val="23"/>
              </w:rPr>
            </w:rPrChange>
          </w:rPr>
          <w:t xml:space="preserve">All right.  </w:t>
        </w:r>
      </w:moveFrom>
      <w:moveFromRangeEnd w:id="1226"/>
      <w:del w:id="122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Who's living in the house when you, when you left </w:delText>
        </w:r>
        <w:r w:rsidR="00955D02" w:rsidRPr="00955D02">
          <w:rPr>
            <w:rFonts w:ascii="Arial" w:hAnsi="Arial" w:cs="Arial"/>
            <w:bCs/>
            <w:sz w:val="23"/>
          </w:rPr>
          <w:lastRenderedPageBreak/>
          <w:delText>to go to England?  Who was all living in the house?</w:delText>
        </w:r>
      </w:del>
    </w:p>
    <w:p w14:paraId="5B9727C7" w14:textId="63693F74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3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23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232" w:author="QC" w:date="2026-07-02T05:33:00Z">
            <w:rPr>
              <w:rFonts w:ascii="Arial" w:hAnsi="Arial"/>
              <w:sz w:val="23"/>
            </w:rPr>
          </w:rPrChange>
        </w:rPr>
        <w:tab/>
        <w:t>George and Jen.</w:t>
      </w:r>
    </w:p>
    <w:p w14:paraId="50DDD808" w14:textId="57B42340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3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23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235" w:author="QC" w:date="2026-07-02T05:33:00Z">
            <w:rPr>
              <w:rFonts w:ascii="Arial" w:hAnsi="Arial"/>
              <w:sz w:val="23"/>
            </w:rPr>
          </w:rPrChange>
        </w:rPr>
        <w:tab/>
        <w:t>All right</w:t>
      </w:r>
      <w:del w:id="123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and</w:delText>
        </w:r>
      </w:del>
      <w:ins w:id="1237" w:author="QC" w:date="2026-07-02T05:33:00Z">
        <w:r w:rsidR="006469AD" w:rsidRPr="002A3F64">
          <w:rPr>
            <w:rFonts w:ascii="Arial" w:hAnsi="Arial" w:cs="Arial"/>
            <w:bCs/>
            <w:sz w:val="23"/>
            <w:lang w:val="en-CA"/>
          </w:rPr>
          <w:t>. 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1238" w:author="QC" w:date="2026-07-02T05:33:00Z">
            <w:rPr>
              <w:rFonts w:ascii="Arial" w:hAnsi="Arial"/>
              <w:sz w:val="23"/>
            </w:rPr>
          </w:rPrChange>
        </w:rPr>
        <w:t xml:space="preserve"> is Andrew there yet?</w:t>
      </w:r>
    </w:p>
    <w:p w14:paraId="69B58378" w14:textId="4DC4CA0F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3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24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241" w:author="QC" w:date="2026-07-02T05:33:00Z">
            <w:rPr>
              <w:rFonts w:ascii="Arial" w:hAnsi="Arial"/>
              <w:sz w:val="23"/>
            </w:rPr>
          </w:rPrChange>
        </w:rPr>
        <w:tab/>
        <w:t>Um, he comes back and forth</w:t>
      </w:r>
      <w:del w:id="124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he</w:delText>
        </w:r>
      </w:del>
      <w:ins w:id="1243" w:author="QC" w:date="2026-07-02T05:33:00Z">
        <w:r w:rsidR="006469AD" w:rsidRPr="002A3F64">
          <w:rPr>
            <w:rFonts w:ascii="Arial" w:hAnsi="Arial" w:cs="Arial"/>
            <w:bCs/>
            <w:sz w:val="23"/>
            <w:lang w:val="en-CA"/>
          </w:rPr>
          <w:t>.  H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e</w:t>
        </w:r>
      </w:ins>
      <w:r w:rsidR="00955D02" w:rsidRPr="002A3F64">
        <w:rPr>
          <w:rFonts w:ascii="Arial" w:hAnsi="Arial"/>
          <w:sz w:val="23"/>
          <w:lang w:val="en-CA"/>
          <w:rPrChange w:id="1244" w:author="QC" w:date="2026-07-02T05:33:00Z">
            <w:rPr>
              <w:rFonts w:ascii="Arial" w:hAnsi="Arial"/>
              <w:sz w:val="23"/>
            </w:rPr>
          </w:rPrChange>
        </w:rPr>
        <w:t xml:space="preserve"> come-</w:t>
      </w:r>
      <w:r w:rsidR="00C2094D" w:rsidRPr="002A3F64">
        <w:rPr>
          <w:rFonts w:ascii="Arial" w:hAnsi="Arial"/>
          <w:sz w:val="23"/>
          <w:lang w:val="en-CA"/>
          <w:rPrChange w:id="1245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1246" w:author="QC" w:date="2026-07-02T05:33:00Z">
            <w:rPr>
              <w:rFonts w:ascii="Arial" w:hAnsi="Arial"/>
              <w:sz w:val="23"/>
            </w:rPr>
          </w:rPrChange>
        </w:rPr>
        <w:t xml:space="preserve"> because every other</w:t>
      </w:r>
      <w:del w:id="124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248" w:author="QC" w:date="2026-07-02T05:33:00Z">
        <w:r w:rsidR="006469AD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249" w:author="QC" w:date="2026-07-02T05:33:00Z">
            <w:rPr>
              <w:rFonts w:ascii="Arial" w:hAnsi="Arial"/>
              <w:sz w:val="23"/>
            </w:rPr>
          </w:rPrChange>
        </w:rPr>
        <w:t xml:space="preserve"> like he</w:t>
      </w:r>
      <w:del w:id="125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251" w:author="QC" w:date="2026-07-02T05:33:00Z">
        <w:r w:rsidR="006469AD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252" w:author="QC" w:date="2026-07-02T05:33:00Z">
            <w:rPr>
              <w:rFonts w:ascii="Arial" w:hAnsi="Arial"/>
              <w:sz w:val="23"/>
            </w:rPr>
          </w:rPrChange>
        </w:rPr>
        <w:t xml:space="preserve"> well</w:t>
      </w:r>
      <w:r w:rsidR="00CE229E" w:rsidRPr="002A3F64">
        <w:rPr>
          <w:rFonts w:ascii="Arial" w:hAnsi="Arial"/>
          <w:sz w:val="23"/>
          <w:lang w:val="en-CA"/>
          <w:rPrChange w:id="1253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254" w:author="QC" w:date="2026-07-02T05:33:00Z">
            <w:rPr>
              <w:rFonts w:ascii="Arial" w:hAnsi="Arial"/>
              <w:sz w:val="23"/>
            </w:rPr>
          </w:rPrChange>
        </w:rPr>
        <w:t>ou know, he's not allowed back in his place in Toronto.</w:t>
      </w:r>
    </w:p>
    <w:p w14:paraId="73818741" w14:textId="11888AA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5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256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257" w:author="QC" w:date="2026-07-02T05:33:00Z">
            <w:rPr>
              <w:rFonts w:ascii="Arial" w:hAnsi="Arial"/>
              <w:sz w:val="23"/>
            </w:rPr>
          </w:rPrChange>
        </w:rPr>
        <w:tab/>
        <w:t>Okay</w:t>
      </w:r>
      <w:del w:id="125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so</w:delText>
        </w:r>
      </w:del>
      <w:ins w:id="1259" w:author="QC" w:date="2026-07-02T05:33:00Z">
        <w:r w:rsidR="006469AD" w:rsidRPr="002A3F64">
          <w:rPr>
            <w:rFonts w:ascii="Arial" w:hAnsi="Arial" w:cs="Arial"/>
            <w:bCs/>
            <w:sz w:val="23"/>
            <w:lang w:val="en-CA"/>
          </w:rPr>
          <w:t>.  S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</w:t>
        </w:r>
      </w:ins>
      <w:r w:rsidR="00955D02" w:rsidRPr="002A3F64">
        <w:rPr>
          <w:rFonts w:ascii="Arial" w:hAnsi="Arial"/>
          <w:sz w:val="23"/>
          <w:lang w:val="en-CA"/>
          <w:rPrChange w:id="1260" w:author="QC" w:date="2026-07-02T05:33:00Z">
            <w:rPr>
              <w:rFonts w:ascii="Arial" w:hAnsi="Arial"/>
              <w:sz w:val="23"/>
            </w:rPr>
          </w:rPrChange>
        </w:rPr>
        <w:t xml:space="preserve"> when did that-</w:t>
      </w:r>
      <w:r w:rsidR="0065377D" w:rsidRPr="002A3F64">
        <w:rPr>
          <w:rFonts w:ascii="Arial" w:hAnsi="Arial"/>
          <w:sz w:val="23"/>
          <w:lang w:val="en-CA"/>
          <w:rPrChange w:id="1261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1262" w:author="QC" w:date="2026-07-02T05:33:00Z">
            <w:rPr>
              <w:rFonts w:ascii="Arial" w:hAnsi="Arial"/>
              <w:sz w:val="23"/>
            </w:rPr>
          </w:rPrChange>
        </w:rPr>
        <w:t xml:space="preserve"> when did-</w:t>
      </w:r>
      <w:r w:rsidR="0065377D" w:rsidRPr="002A3F64">
        <w:rPr>
          <w:rFonts w:ascii="Arial" w:hAnsi="Arial"/>
          <w:sz w:val="23"/>
          <w:lang w:val="en-CA"/>
          <w:rPrChange w:id="1263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1264" w:author="QC" w:date="2026-07-02T05:33:00Z">
            <w:rPr>
              <w:rFonts w:ascii="Arial" w:hAnsi="Arial"/>
              <w:sz w:val="23"/>
            </w:rPr>
          </w:rPrChange>
        </w:rPr>
        <w:t xml:space="preserve"> when was he arrested that George brought him back?</w:t>
      </w:r>
    </w:p>
    <w:p w14:paraId="4B2EC1B2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6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266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267" w:author="QC" w:date="2026-07-02T05:33:00Z">
            <w:rPr>
              <w:rFonts w:ascii="Arial" w:hAnsi="Arial"/>
              <w:sz w:val="23"/>
            </w:rPr>
          </w:rPrChange>
        </w:rPr>
        <w:tab/>
      </w:r>
      <w:r w:rsidR="0065377D" w:rsidRPr="002A3F64">
        <w:rPr>
          <w:rFonts w:ascii="Arial" w:hAnsi="Arial"/>
          <w:sz w:val="23"/>
          <w:lang w:val="en-CA"/>
          <w:rPrChange w:id="1268" w:author="QC" w:date="2026-07-02T05:33:00Z">
            <w:rPr>
              <w:rFonts w:ascii="Arial" w:hAnsi="Arial"/>
              <w:sz w:val="23"/>
            </w:rPr>
          </w:rPrChange>
        </w:rPr>
        <w:t>Um, can I…</w:t>
      </w:r>
    </w:p>
    <w:p w14:paraId="5BC9B7E2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6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27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271" w:author="QC" w:date="2026-07-02T05:33:00Z">
            <w:rPr>
              <w:rFonts w:ascii="Arial" w:hAnsi="Arial"/>
              <w:sz w:val="23"/>
            </w:rPr>
          </w:rPrChange>
        </w:rPr>
        <w:tab/>
        <w:t>Yeah, sure.</w:t>
      </w:r>
    </w:p>
    <w:p w14:paraId="50AC0E90" w14:textId="3E3BDD0B" w:rsidR="002C4831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7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27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274" w:author="QC" w:date="2026-07-02T05:33:00Z">
            <w:rPr>
              <w:rFonts w:ascii="Arial" w:hAnsi="Arial"/>
              <w:sz w:val="23"/>
            </w:rPr>
          </w:rPrChange>
        </w:rPr>
        <w:tab/>
      </w:r>
      <w:r w:rsidR="0065377D" w:rsidRPr="002A3F64">
        <w:rPr>
          <w:rFonts w:ascii="Arial" w:hAnsi="Arial"/>
          <w:b/>
          <w:i/>
          <w:sz w:val="23"/>
          <w:lang w:val="en-CA"/>
          <w:rPrChange w:id="1275" w:author="QC" w:date="2026-07-02T05:33:00Z">
            <w:rPr>
              <w:rFonts w:ascii="Arial" w:hAnsi="Arial"/>
              <w:b/>
              <w:i/>
              <w:sz w:val="23"/>
            </w:rPr>
          </w:rPrChange>
        </w:rPr>
        <w:t>(Operates cell phone).</w:t>
      </w:r>
      <w:r w:rsidR="0065377D" w:rsidRPr="002A3F64">
        <w:rPr>
          <w:rFonts w:ascii="Arial" w:hAnsi="Arial"/>
          <w:sz w:val="23"/>
          <w:lang w:val="en-CA"/>
          <w:rPrChange w:id="1276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1277" w:author="QC" w:date="2026-07-02T05:33:00Z">
            <w:rPr>
              <w:rFonts w:ascii="Arial" w:hAnsi="Arial"/>
              <w:sz w:val="23"/>
            </w:rPr>
          </w:rPrChange>
        </w:rPr>
        <w:t xml:space="preserve">Yeah, we got back on the </w:t>
      </w:r>
      <w:r w:rsidR="0065377D" w:rsidRPr="002A3F64">
        <w:rPr>
          <w:rFonts w:ascii="Arial" w:hAnsi="Arial"/>
          <w:sz w:val="23"/>
          <w:lang w:val="en-CA"/>
          <w:rPrChange w:id="1278" w:author="QC" w:date="2026-07-02T05:33:00Z">
            <w:rPr>
              <w:rFonts w:ascii="Arial" w:hAnsi="Arial"/>
              <w:sz w:val="23"/>
            </w:rPr>
          </w:rPrChange>
        </w:rPr>
        <w:t>27</w:t>
      </w:r>
      <w:r w:rsidR="00955D02" w:rsidRPr="002A3F64">
        <w:rPr>
          <w:rFonts w:ascii="Arial" w:hAnsi="Arial"/>
          <w:sz w:val="23"/>
          <w:lang w:val="en-CA"/>
          <w:rPrChange w:id="1279" w:author="QC" w:date="2026-07-02T05:33:00Z">
            <w:rPr>
              <w:rFonts w:ascii="Arial" w:hAnsi="Arial"/>
              <w:sz w:val="23"/>
            </w:rPr>
          </w:rPrChange>
        </w:rPr>
        <w:t>th, so I think, um, it, it could have been the first week of April</w:t>
      </w:r>
      <w:del w:id="128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281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</w:p>
    <w:p w14:paraId="04408663" w14:textId="2E4ED332" w:rsidR="00955D02" w:rsidRPr="002A3F64" w:rsidRDefault="002C4831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8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283" w:author="QC" w:date="2026-07-02T05:33:00Z">
            <w:rPr>
              <w:rFonts w:ascii="Arial" w:hAnsi="Arial"/>
              <w:sz w:val="23"/>
            </w:rPr>
          </w:rPrChange>
        </w:rPr>
        <w:t>00:23</w:t>
      </w:r>
      <w:r w:rsidRPr="002A3F64">
        <w:rPr>
          <w:rFonts w:ascii="Arial" w:hAnsi="Arial"/>
          <w:sz w:val="23"/>
          <w:lang w:val="en-CA"/>
          <w:rPrChange w:id="1284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1285" w:author="QC" w:date="2026-07-02T05:33:00Z">
            <w:rPr>
              <w:rFonts w:ascii="Arial" w:hAnsi="Arial"/>
              <w:sz w:val="23"/>
            </w:rPr>
          </w:rPrChange>
        </w:rPr>
        <w:t xml:space="preserve">because we left April </w:t>
      </w:r>
      <w:r w:rsidR="00925FEF" w:rsidRPr="002A3F64">
        <w:rPr>
          <w:rFonts w:ascii="Arial" w:hAnsi="Arial"/>
          <w:sz w:val="23"/>
          <w:lang w:val="en-CA"/>
          <w:rPrChange w:id="1286" w:author="QC" w:date="2026-07-02T05:33:00Z">
            <w:rPr>
              <w:rFonts w:ascii="Arial" w:hAnsi="Arial"/>
              <w:sz w:val="23"/>
            </w:rPr>
          </w:rPrChange>
        </w:rPr>
        <w:t>11</w:t>
      </w:r>
      <w:r w:rsidR="00955D02" w:rsidRPr="002A3F64">
        <w:rPr>
          <w:rFonts w:ascii="Arial" w:hAnsi="Arial"/>
          <w:sz w:val="23"/>
          <w:lang w:val="en-CA"/>
          <w:rPrChange w:id="1287" w:author="QC" w:date="2026-07-02T05:33:00Z">
            <w:rPr>
              <w:rFonts w:ascii="Arial" w:hAnsi="Arial"/>
              <w:sz w:val="23"/>
            </w:rPr>
          </w:rPrChange>
        </w:rPr>
        <w:t>th.  So I remember her saying in those times that they got a call in the middle of the night from the police, and that there's a lawyer up in Toronto who, um, was gonna work pro bono called George, because this lawyer got Andrew to do some personal training for him or something.</w:t>
      </w:r>
      <w:ins w:id="1288" w:author="QC" w:date="2026-07-02T05:33:00Z">
        <w:r w:rsidR="00340B91" w:rsidRPr="002A3F64">
          <w:rPr>
            <w:rFonts w:ascii="Arial" w:hAnsi="Arial" w:cs="Arial"/>
            <w:bCs/>
            <w:sz w:val="23"/>
            <w:lang w:val="en-CA"/>
          </w:rPr>
          <w:t xml:space="preserve">  </w:t>
        </w:r>
        <w:r w:rsidR="00925FEF" w:rsidRPr="002A3F64">
          <w:rPr>
            <w:rFonts w:ascii="Arial" w:hAnsi="Arial" w:cs="Arial"/>
            <w:bCs/>
            <w:sz w:val="23"/>
            <w:lang w:val="en-CA"/>
          </w:rPr>
          <w:t>So…</w:t>
        </w:r>
      </w:ins>
    </w:p>
    <w:p w14:paraId="199BC790" w14:textId="77777777" w:rsidR="00955D02" w:rsidRPr="00955D02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del w:id="1289" w:author="QC" w:date="2026-07-02T05:33:00Z"/>
          <w:rFonts w:ascii="Arial" w:hAnsi="Arial" w:cs="Arial"/>
          <w:bCs/>
          <w:sz w:val="23"/>
        </w:rPr>
      </w:pPr>
      <w:r w:rsidRPr="002A3F64">
        <w:rPr>
          <w:rFonts w:ascii="Arial" w:hAnsi="Arial"/>
          <w:sz w:val="23"/>
          <w:lang w:val="en-CA"/>
          <w:rPrChange w:id="129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291" w:author="QC" w:date="2026-07-02T05:33:00Z">
            <w:rPr>
              <w:rFonts w:ascii="Arial" w:hAnsi="Arial"/>
              <w:sz w:val="23"/>
            </w:rPr>
          </w:rPrChange>
        </w:rPr>
        <w:tab/>
      </w:r>
      <w:r w:rsidR="00340B91" w:rsidRPr="002A3F64">
        <w:rPr>
          <w:rFonts w:ascii="Arial" w:hAnsi="Arial"/>
          <w:sz w:val="23"/>
          <w:lang w:val="en-CA"/>
          <w:rPrChange w:id="1292" w:author="QC" w:date="2026-07-02T05:33:00Z">
            <w:rPr>
              <w:rFonts w:ascii="Arial" w:hAnsi="Arial"/>
              <w:sz w:val="23"/>
            </w:rPr>
          </w:rPrChange>
        </w:rPr>
        <w:t>Okay.</w:t>
      </w:r>
    </w:p>
    <w:p w14:paraId="0843AD9E" w14:textId="77777777" w:rsidR="00955D02" w:rsidRPr="00955D02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del w:id="1293" w:author="QC" w:date="2026-07-02T05:33:00Z"/>
          <w:rFonts w:ascii="Arial" w:hAnsi="Arial" w:cs="Arial"/>
          <w:bCs/>
          <w:sz w:val="23"/>
        </w:rPr>
      </w:pPr>
      <w:del w:id="1294" w:author="QC" w:date="2026-07-02T05:33:00Z">
        <w:r>
          <w:rPr>
            <w:rFonts w:ascii="Arial" w:hAnsi="Arial" w:cs="Arial"/>
            <w:bCs/>
            <w:sz w:val="23"/>
          </w:rPr>
          <w:delText>KAREN:</w:delText>
        </w:r>
        <w:r w:rsidR="00955D02">
          <w:rPr>
            <w:rFonts w:ascii="Arial" w:hAnsi="Arial" w:cs="Arial"/>
            <w:bCs/>
            <w:sz w:val="23"/>
          </w:rPr>
          <w:tab/>
        </w:r>
        <w:r w:rsidR="00925FEF">
          <w:rPr>
            <w:rFonts w:ascii="Arial" w:hAnsi="Arial" w:cs="Arial"/>
            <w:bCs/>
            <w:sz w:val="23"/>
          </w:rPr>
          <w:delText>So…</w:delText>
        </w:r>
      </w:del>
    </w:p>
    <w:p w14:paraId="3A70260F" w14:textId="276832C2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95" w:author="QC" w:date="2026-07-02T05:33:00Z">
            <w:rPr>
              <w:rFonts w:ascii="Arial" w:hAnsi="Arial"/>
              <w:sz w:val="23"/>
            </w:rPr>
          </w:rPrChange>
        </w:rPr>
      </w:pPr>
      <w:del w:id="1296" w:author="QC" w:date="2026-07-02T05:33:00Z">
        <w:r>
          <w:rPr>
            <w:rFonts w:ascii="Arial" w:hAnsi="Arial" w:cs="Arial"/>
            <w:bCs/>
            <w:sz w:val="23"/>
          </w:rPr>
          <w:delText>BRIGGS:</w:delText>
        </w:r>
        <w:r w:rsidR="00955D02">
          <w:rPr>
            <w:rFonts w:ascii="Arial" w:hAnsi="Arial" w:cs="Arial"/>
            <w:bCs/>
            <w:sz w:val="23"/>
          </w:rPr>
          <w:tab/>
        </w:r>
      </w:del>
      <w:ins w:id="1297" w:author="QC" w:date="2026-07-02T05:33:00Z">
        <w:r w:rsidR="00340B91" w:rsidRPr="002A3F64">
          <w:rPr>
            <w:rFonts w:ascii="Arial" w:hAnsi="Arial" w:cs="Arial"/>
            <w:bCs/>
            <w:sz w:val="23"/>
            <w:lang w:val="en-CA"/>
          </w:rPr>
          <w:t xml:space="preserve">  </w:t>
        </w:r>
      </w:ins>
      <w:r w:rsidR="00955D02" w:rsidRPr="002A3F64">
        <w:rPr>
          <w:rFonts w:ascii="Arial" w:hAnsi="Arial"/>
          <w:sz w:val="23"/>
          <w:lang w:val="en-CA"/>
          <w:rPrChange w:id="1298" w:author="QC" w:date="2026-07-02T05:33:00Z">
            <w:rPr>
              <w:rFonts w:ascii="Arial" w:hAnsi="Arial"/>
              <w:sz w:val="23"/>
            </w:rPr>
          </w:rPrChange>
        </w:rPr>
        <w:t>So, uh, they get a phone call in the middle of the night that Andrew was arrested?</w:t>
      </w:r>
    </w:p>
    <w:p w14:paraId="7B70D9B9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29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0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301" w:author="QC" w:date="2026-07-02T05:33:00Z">
            <w:rPr>
              <w:rFonts w:ascii="Arial" w:hAnsi="Arial"/>
              <w:sz w:val="23"/>
            </w:rPr>
          </w:rPrChange>
        </w:rPr>
        <w:tab/>
        <w:t>Yeah.</w:t>
      </w:r>
    </w:p>
    <w:p w14:paraId="335D8AF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0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0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304" w:author="QC" w:date="2026-07-02T05:33:00Z">
            <w:rPr>
              <w:rFonts w:ascii="Arial" w:hAnsi="Arial"/>
              <w:sz w:val="23"/>
            </w:rPr>
          </w:rPrChange>
        </w:rPr>
        <w:tab/>
        <w:t>And he's</w:t>
      </w:r>
      <w:r w:rsidR="00925FEF" w:rsidRPr="002A3F64">
        <w:rPr>
          <w:rFonts w:ascii="Arial" w:hAnsi="Arial"/>
          <w:sz w:val="23"/>
          <w:lang w:val="en-CA"/>
          <w:rPrChange w:id="1305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26A8E9D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0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0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308" w:author="QC" w:date="2026-07-02T05:33:00Z">
            <w:rPr>
              <w:rFonts w:ascii="Arial" w:hAnsi="Arial"/>
              <w:sz w:val="23"/>
            </w:rPr>
          </w:rPrChange>
        </w:rPr>
        <w:tab/>
        <w:t>And I, I think he stayed overnight, and I think George went and got him the next day.</w:t>
      </w:r>
    </w:p>
    <w:p w14:paraId="391FBB37" w14:textId="5B631222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0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1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311" w:author="QC" w:date="2026-07-02T05:33:00Z">
            <w:rPr>
              <w:rFonts w:ascii="Arial" w:hAnsi="Arial"/>
              <w:sz w:val="23"/>
            </w:rPr>
          </w:rPrChange>
        </w:rPr>
        <w:tab/>
        <w:t>Okay.  And where</w:t>
      </w:r>
      <w:del w:id="131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313" w:author="QC" w:date="2026-07-02T05:33:00Z">
        <w:r w:rsidR="00340B91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314" w:author="QC" w:date="2026-07-02T05:33:00Z">
            <w:rPr>
              <w:rFonts w:ascii="Arial" w:hAnsi="Arial"/>
              <w:sz w:val="23"/>
            </w:rPr>
          </w:rPrChange>
        </w:rPr>
        <w:t xml:space="preserve"> was he living then at their home since, since his arrest</w:t>
      </w:r>
      <w:del w:id="131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?</w:delText>
        </w:r>
      </w:del>
      <w:ins w:id="1316" w:author="QC" w:date="2026-07-02T05:33:00Z">
        <w:r w:rsidR="00340B91" w:rsidRPr="002A3F64">
          <w:rPr>
            <w:rFonts w:ascii="Arial" w:hAnsi="Arial" w:cs="Arial"/>
            <w:bCs/>
            <w:sz w:val="23"/>
            <w:lang w:val="en-CA"/>
          </w:rPr>
          <w:t>…</w:t>
        </w:r>
      </w:ins>
    </w:p>
    <w:p w14:paraId="115E0C3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1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18" w:author="QC" w:date="2026-07-02T05:33:00Z">
            <w:rPr>
              <w:rFonts w:ascii="Arial" w:hAnsi="Arial"/>
              <w:sz w:val="23"/>
            </w:rPr>
          </w:rPrChange>
        </w:rPr>
        <w:lastRenderedPageBreak/>
        <w:t>KAREN:</w:t>
      </w:r>
      <w:r w:rsidR="00955D02" w:rsidRPr="002A3F64">
        <w:rPr>
          <w:rFonts w:ascii="Arial" w:hAnsi="Arial"/>
          <w:sz w:val="23"/>
          <w:lang w:val="en-CA"/>
          <w:rPrChange w:id="1319" w:author="QC" w:date="2026-07-02T05:33:00Z">
            <w:rPr>
              <w:rFonts w:ascii="Arial" w:hAnsi="Arial"/>
              <w:sz w:val="23"/>
            </w:rPr>
          </w:rPrChange>
        </w:rPr>
        <w:tab/>
      </w:r>
      <w:r w:rsidR="00E955F9" w:rsidRPr="002A3F64">
        <w:rPr>
          <w:rFonts w:ascii="Arial" w:hAnsi="Arial"/>
          <w:sz w:val="23"/>
          <w:lang w:val="en-CA"/>
          <w:rPrChange w:id="1320" w:author="QC" w:date="2026-07-02T05:33:00Z">
            <w:rPr>
              <w:rFonts w:ascii="Arial" w:hAnsi="Arial"/>
              <w:sz w:val="23"/>
            </w:rPr>
          </w:rPrChange>
        </w:rPr>
        <w:t>Uh…</w:t>
      </w:r>
    </w:p>
    <w:p w14:paraId="60076EA6" w14:textId="02BB99B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2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2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323" w:author="QC" w:date="2026-07-02T05:33:00Z">
            <w:rPr>
              <w:rFonts w:ascii="Arial" w:hAnsi="Arial"/>
              <w:sz w:val="23"/>
            </w:rPr>
          </w:rPrChange>
        </w:rPr>
        <w:tab/>
      </w:r>
      <w:del w:id="132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Or</w:delText>
        </w:r>
      </w:del>
      <w:ins w:id="1325" w:author="QC" w:date="2026-07-02T05:33:00Z">
        <w:r w:rsidR="00340B91" w:rsidRPr="002A3F64">
          <w:rPr>
            <w:rFonts w:ascii="Arial" w:hAnsi="Arial" w:cs="Arial"/>
            <w:bCs/>
            <w:sz w:val="23"/>
            <w:lang w:val="en-CA"/>
          </w:rPr>
          <w:t>…o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r</w:t>
        </w:r>
      </w:ins>
      <w:r w:rsidR="00955D02" w:rsidRPr="002A3F64">
        <w:rPr>
          <w:rFonts w:ascii="Arial" w:hAnsi="Arial"/>
          <w:sz w:val="23"/>
          <w:lang w:val="en-CA"/>
          <w:rPrChange w:id="1326" w:author="QC" w:date="2026-07-02T05:33:00Z">
            <w:rPr>
              <w:rFonts w:ascii="Arial" w:hAnsi="Arial"/>
              <w:sz w:val="23"/>
            </w:rPr>
          </w:rPrChange>
        </w:rPr>
        <w:t>, or following his release?</w:t>
      </w:r>
    </w:p>
    <w:p w14:paraId="182CB9E3" w14:textId="7204C284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2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2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329" w:author="QC" w:date="2026-07-02T05:33:00Z">
            <w:rPr>
              <w:rFonts w:ascii="Arial" w:hAnsi="Arial"/>
              <w:sz w:val="23"/>
            </w:rPr>
          </w:rPrChange>
        </w:rPr>
        <w:tab/>
        <w:t>Um, off and on between his place and walked over to his grandmother's</w:t>
      </w:r>
      <w:del w:id="133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331" w:author="QC" w:date="2026-07-02T05:33:00Z">
            <w:rPr>
              <w:rFonts w:ascii="Arial" w:hAnsi="Arial"/>
              <w:sz w:val="23"/>
            </w:rPr>
          </w:rPrChange>
        </w:rPr>
        <w:t xml:space="preserve"> I think.</w:t>
      </w:r>
    </w:p>
    <w:p w14:paraId="06E3FC4E" w14:textId="77777777" w:rsidR="00E955F9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3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3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334" w:author="QC" w:date="2026-07-02T05:33:00Z">
            <w:rPr>
              <w:rFonts w:ascii="Arial" w:hAnsi="Arial"/>
              <w:sz w:val="23"/>
            </w:rPr>
          </w:rPrChange>
        </w:rPr>
        <w:tab/>
        <w:t xml:space="preserve">Okay, all right.  Did you see Andrew at any time following </w:t>
      </w:r>
    </w:p>
    <w:p w14:paraId="7352F0B5" w14:textId="77777777" w:rsidR="00955D02" w:rsidRPr="002A3F64" w:rsidRDefault="00E955F9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3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36" w:author="QC" w:date="2026-07-02T05:33:00Z">
            <w:rPr>
              <w:rFonts w:ascii="Arial" w:hAnsi="Arial"/>
              <w:sz w:val="23"/>
            </w:rPr>
          </w:rPrChange>
        </w:rPr>
        <w:t>00:24</w:t>
      </w:r>
      <w:r w:rsidRPr="002A3F64">
        <w:rPr>
          <w:rFonts w:ascii="Arial" w:hAnsi="Arial"/>
          <w:sz w:val="23"/>
          <w:lang w:val="en-CA"/>
          <w:rPrChange w:id="1337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1338" w:author="QC" w:date="2026-07-02T05:33:00Z">
            <w:rPr>
              <w:rFonts w:ascii="Arial" w:hAnsi="Arial"/>
              <w:sz w:val="23"/>
            </w:rPr>
          </w:rPrChange>
        </w:rPr>
        <w:t>his arrest?</w:t>
      </w:r>
    </w:p>
    <w:p w14:paraId="4FE94EA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3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4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341" w:author="QC" w:date="2026-07-02T05:33:00Z">
            <w:rPr>
              <w:rFonts w:ascii="Arial" w:hAnsi="Arial"/>
              <w:sz w:val="23"/>
            </w:rPr>
          </w:rPrChange>
        </w:rPr>
        <w:tab/>
        <w:t>No.</w:t>
      </w:r>
    </w:p>
    <w:p w14:paraId="447C5E06" w14:textId="2CBF242C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4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4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344" w:author="QC" w:date="2026-07-02T05:33:00Z">
            <w:rPr>
              <w:rFonts w:ascii="Arial" w:hAnsi="Arial"/>
              <w:sz w:val="23"/>
            </w:rPr>
          </w:rPrChange>
        </w:rPr>
        <w:tab/>
        <w:t>Have you been to the residence</w:t>
      </w:r>
      <w:ins w:id="1345" w:author="QC" w:date="2026-07-02T05:33:00Z">
        <w:r w:rsidR="00340B91" w:rsidRPr="002A3F64">
          <w:rPr>
            <w:rFonts w:ascii="Arial" w:hAnsi="Arial" w:cs="Arial"/>
            <w:bCs/>
            <w:sz w:val="23"/>
            <w:lang w:val="en-CA"/>
          </w:rPr>
          <w:t>-,</w:t>
        </w:r>
      </w:ins>
      <w:r w:rsidR="00955D02" w:rsidRPr="002A3F64">
        <w:rPr>
          <w:rFonts w:ascii="Arial" w:hAnsi="Arial"/>
          <w:sz w:val="23"/>
          <w:lang w:val="en-CA"/>
          <w:rPrChange w:id="1346" w:author="QC" w:date="2026-07-02T05:33:00Z">
            <w:rPr>
              <w:rFonts w:ascii="Arial" w:hAnsi="Arial"/>
              <w:sz w:val="23"/>
            </w:rPr>
          </w:rPrChange>
        </w:rPr>
        <w:t xml:space="preserve"> to, to Jennifer and George's residence following his arrest?</w:t>
      </w:r>
    </w:p>
    <w:p w14:paraId="722FECD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4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4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349" w:author="QC" w:date="2026-07-02T05:33:00Z">
            <w:rPr>
              <w:rFonts w:ascii="Arial" w:hAnsi="Arial"/>
              <w:sz w:val="23"/>
            </w:rPr>
          </w:rPrChange>
        </w:rPr>
        <w:tab/>
        <w:t>No, 'cause I work.</w:t>
      </w:r>
    </w:p>
    <w:p w14:paraId="339DB3B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5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5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352" w:author="QC" w:date="2026-07-02T05:33:00Z">
            <w:rPr>
              <w:rFonts w:ascii="Arial" w:hAnsi="Arial"/>
              <w:sz w:val="23"/>
            </w:rPr>
          </w:rPrChange>
        </w:rPr>
        <w:tab/>
      </w:r>
      <w:r w:rsidR="00E955F9" w:rsidRPr="002A3F64">
        <w:rPr>
          <w:rFonts w:ascii="Arial" w:hAnsi="Arial"/>
          <w:sz w:val="23"/>
          <w:lang w:val="en-CA"/>
          <w:rPrChange w:id="1353" w:author="QC" w:date="2026-07-02T05:33:00Z">
            <w:rPr>
              <w:rFonts w:ascii="Arial" w:hAnsi="Arial"/>
              <w:sz w:val="23"/>
            </w:rPr>
          </w:rPrChange>
        </w:rPr>
        <w:t>Okay, I'm just…</w:t>
      </w:r>
    </w:p>
    <w:p w14:paraId="44047BED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5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5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356" w:author="QC" w:date="2026-07-02T05:33:00Z">
            <w:rPr>
              <w:rFonts w:ascii="Arial" w:hAnsi="Arial"/>
              <w:sz w:val="23"/>
            </w:rPr>
          </w:rPrChange>
        </w:rPr>
        <w:tab/>
        <w:t>Yeah</w:t>
      </w:r>
      <w:r w:rsidR="00CE229E" w:rsidRPr="002A3F64">
        <w:rPr>
          <w:rFonts w:ascii="Arial" w:hAnsi="Arial"/>
          <w:sz w:val="23"/>
          <w:lang w:val="en-CA"/>
          <w:rPrChange w:id="1357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358" w:author="QC" w:date="2026-07-02T05:33:00Z">
            <w:rPr>
              <w:rFonts w:ascii="Arial" w:hAnsi="Arial"/>
              <w:sz w:val="23"/>
            </w:rPr>
          </w:rPrChange>
        </w:rPr>
        <w:t>eah.</w:t>
      </w:r>
    </w:p>
    <w:p w14:paraId="7B130404" w14:textId="2205BA1D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5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6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361" w:author="QC" w:date="2026-07-02T05:33:00Z">
            <w:rPr>
              <w:rFonts w:ascii="Arial" w:hAnsi="Arial"/>
              <w:sz w:val="23"/>
            </w:rPr>
          </w:rPrChange>
        </w:rPr>
        <w:tab/>
      </w:r>
      <w:ins w:id="1362" w:author="QC" w:date="2026-07-02T05:33:00Z">
        <w:r w:rsidR="007F3A29" w:rsidRPr="002A3F64">
          <w:rPr>
            <w:rFonts w:ascii="Arial" w:hAnsi="Arial" w:cs="Arial"/>
            <w:bCs/>
            <w:sz w:val="23"/>
            <w:lang w:val="en-CA"/>
          </w:rPr>
          <w:t>…</w:t>
        </w:r>
      </w:ins>
      <w:r w:rsidR="00955D02" w:rsidRPr="002A3F64">
        <w:rPr>
          <w:rFonts w:ascii="Arial" w:hAnsi="Arial"/>
          <w:sz w:val="23"/>
          <w:lang w:val="en-CA"/>
          <w:rPrChange w:id="1363" w:author="QC" w:date="2026-07-02T05:33:00Z">
            <w:rPr>
              <w:rFonts w:ascii="Arial" w:hAnsi="Arial"/>
              <w:sz w:val="23"/>
            </w:rPr>
          </w:rPrChange>
        </w:rPr>
        <w:t>I'm just trying to put some timeline on it.</w:t>
      </w:r>
    </w:p>
    <w:p w14:paraId="238E144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6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6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366" w:author="QC" w:date="2026-07-02T05:33:00Z">
            <w:rPr>
              <w:rFonts w:ascii="Arial" w:hAnsi="Arial"/>
              <w:sz w:val="23"/>
            </w:rPr>
          </w:rPrChange>
        </w:rPr>
        <w:tab/>
        <w:t>Yeah</w:t>
      </w:r>
      <w:r w:rsidR="00E955F9" w:rsidRPr="002A3F64">
        <w:rPr>
          <w:rFonts w:ascii="Arial" w:hAnsi="Arial"/>
          <w:sz w:val="23"/>
          <w:lang w:val="en-CA"/>
          <w:rPrChange w:id="1367" w:author="QC" w:date="2026-07-02T05:33:00Z">
            <w:rPr>
              <w:rFonts w:ascii="Arial" w:hAnsi="Arial"/>
              <w:sz w:val="23"/>
            </w:rPr>
          </w:rPrChange>
        </w:rPr>
        <w:t>.</w:t>
      </w:r>
    </w:p>
    <w:p w14:paraId="1CABAC66" w14:textId="18B37774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6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69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370" w:author="QC" w:date="2026-07-02T05:33:00Z">
            <w:rPr>
              <w:rFonts w:ascii="Arial" w:hAnsi="Arial"/>
              <w:sz w:val="23"/>
            </w:rPr>
          </w:rPrChange>
        </w:rPr>
        <w:tab/>
        <w:t>Okay.  So you're gone</w:t>
      </w:r>
      <w:del w:id="1371" w:author="QC" w:date="2026-07-02T05:33:00Z">
        <w:r w:rsidR="00CE229E">
          <w:rPr>
            <w:rFonts w:ascii="Arial" w:hAnsi="Arial" w:cs="Arial"/>
            <w:bCs/>
            <w:sz w:val="23"/>
          </w:rPr>
          <w:delText>,</w:delText>
        </w:r>
      </w:del>
      <w:ins w:id="1372" w:author="QC" w:date="2026-07-02T05:33:00Z">
        <w:r w:rsidR="007F3A29" w:rsidRPr="002A3F64">
          <w:rPr>
            <w:rFonts w:ascii="Arial" w:hAnsi="Arial" w:cs="Arial"/>
            <w:bCs/>
            <w:sz w:val="23"/>
            <w:lang w:val="en-CA"/>
          </w:rPr>
          <w:t xml:space="preserve"> and</w:t>
        </w:r>
      </w:ins>
      <w:r w:rsidR="007F3A29" w:rsidRPr="002A3F64">
        <w:rPr>
          <w:rFonts w:ascii="Arial" w:hAnsi="Arial"/>
          <w:sz w:val="23"/>
          <w:lang w:val="en-CA"/>
          <w:rPrChange w:id="1373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CE229E" w:rsidRPr="002A3F64">
        <w:rPr>
          <w:rFonts w:ascii="Arial" w:hAnsi="Arial"/>
          <w:sz w:val="23"/>
          <w:lang w:val="en-CA"/>
          <w:rPrChange w:id="1374" w:author="QC" w:date="2026-07-02T05:33:00Z">
            <w:rPr>
              <w:rFonts w:ascii="Arial" w:hAnsi="Arial"/>
              <w:sz w:val="23"/>
            </w:rPr>
          </w:rPrChange>
        </w:rPr>
        <w:t>y</w:t>
      </w:r>
      <w:r w:rsidR="00E955F9" w:rsidRPr="002A3F64">
        <w:rPr>
          <w:rFonts w:ascii="Arial" w:hAnsi="Arial"/>
          <w:sz w:val="23"/>
          <w:lang w:val="en-CA"/>
          <w:rPrChange w:id="1375" w:author="QC" w:date="2026-07-02T05:33:00Z">
            <w:rPr>
              <w:rFonts w:ascii="Arial" w:hAnsi="Arial"/>
              <w:sz w:val="23"/>
            </w:rPr>
          </w:rPrChange>
        </w:rPr>
        <w:t>ou don't come back until</w:t>
      </w:r>
      <w:del w:id="1376" w:author="QC" w:date="2026-07-02T05:33:00Z">
        <w:r w:rsidR="00E955F9">
          <w:rPr>
            <w:rFonts w:ascii="Arial" w:hAnsi="Arial" w:cs="Arial"/>
            <w:bCs/>
            <w:sz w:val="23"/>
          </w:rPr>
          <w:delText xml:space="preserve"> year</w:delText>
        </w:r>
      </w:del>
      <w:r w:rsidR="007F3A29" w:rsidRPr="002A3F64">
        <w:rPr>
          <w:rFonts w:ascii="Arial" w:hAnsi="Arial"/>
          <w:sz w:val="23"/>
          <w:lang w:val="en-CA"/>
          <w:rPrChange w:id="1377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01019409" w14:textId="7D759CDD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7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79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380" w:author="QC" w:date="2026-07-02T05:33:00Z">
            <w:rPr>
              <w:rFonts w:ascii="Arial" w:hAnsi="Arial"/>
              <w:sz w:val="23"/>
            </w:rPr>
          </w:rPrChange>
        </w:rPr>
        <w:tab/>
      </w:r>
      <w:ins w:id="1381" w:author="QC" w:date="2026-07-02T05:33:00Z">
        <w:r w:rsidR="00712A38" w:rsidRPr="002A3F64">
          <w:rPr>
            <w:rFonts w:ascii="Arial" w:hAnsi="Arial" w:cs="Arial"/>
            <w:b/>
            <w:bCs/>
            <w:i/>
            <w:iCs/>
            <w:sz w:val="23"/>
            <w:lang w:val="en-CA"/>
          </w:rPr>
          <w:t>(Operates cell phone.)</w:t>
        </w:r>
        <w:r w:rsidR="00712A38" w:rsidRPr="002A3F64">
          <w:rPr>
            <w:rFonts w:ascii="Arial" w:hAnsi="Arial" w:cs="Arial"/>
            <w:bCs/>
            <w:sz w:val="23"/>
            <w:lang w:val="en-CA"/>
          </w:rPr>
          <w:t xml:space="preserve"> </w:t>
        </w:r>
      </w:ins>
      <w:r w:rsidR="00955D02" w:rsidRPr="002A3F64">
        <w:rPr>
          <w:rFonts w:ascii="Arial" w:hAnsi="Arial"/>
          <w:sz w:val="23"/>
          <w:lang w:val="en-CA"/>
          <w:rPrChange w:id="1382" w:author="QC" w:date="2026-07-02T05:33:00Z">
            <w:rPr>
              <w:rFonts w:ascii="Arial" w:hAnsi="Arial"/>
              <w:sz w:val="23"/>
            </w:rPr>
          </w:rPrChange>
        </w:rPr>
        <w:t xml:space="preserve">April </w:t>
      </w:r>
      <w:r w:rsidR="00E955F9" w:rsidRPr="002A3F64">
        <w:rPr>
          <w:rFonts w:ascii="Arial" w:hAnsi="Arial"/>
          <w:sz w:val="23"/>
          <w:lang w:val="en-CA"/>
          <w:rPrChange w:id="1383" w:author="QC" w:date="2026-07-02T05:33:00Z">
            <w:rPr>
              <w:rFonts w:ascii="Arial" w:hAnsi="Arial"/>
              <w:sz w:val="23"/>
            </w:rPr>
          </w:rPrChange>
        </w:rPr>
        <w:t>27</w:t>
      </w:r>
      <w:r w:rsidR="00955D02" w:rsidRPr="002A3F64">
        <w:rPr>
          <w:rFonts w:ascii="Arial" w:hAnsi="Arial"/>
          <w:sz w:val="23"/>
          <w:lang w:val="en-CA"/>
          <w:rPrChange w:id="1384" w:author="QC" w:date="2026-07-02T05:33:00Z">
            <w:rPr>
              <w:rFonts w:ascii="Arial" w:hAnsi="Arial"/>
              <w:sz w:val="23"/>
            </w:rPr>
          </w:rPrChange>
        </w:rPr>
        <w:t>th, Saturday.</w:t>
      </w:r>
    </w:p>
    <w:p w14:paraId="3498BB9E" w14:textId="37FA5962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8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86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387" w:author="QC" w:date="2026-07-02T05:33:00Z">
            <w:rPr>
              <w:rFonts w:ascii="Arial" w:hAnsi="Arial"/>
              <w:sz w:val="23"/>
            </w:rPr>
          </w:rPrChange>
        </w:rPr>
        <w:tab/>
        <w:t>Okay</w:t>
      </w:r>
      <w:ins w:id="1388" w:author="QC" w:date="2026-07-02T05:33:00Z">
        <w:r w:rsidR="007F3A29" w:rsidRPr="002A3F64">
          <w:rPr>
            <w:rFonts w:ascii="Arial" w:hAnsi="Arial" w:cs="Arial"/>
            <w:bCs/>
            <w:sz w:val="23"/>
            <w:lang w:val="en-CA"/>
          </w:rPr>
          <w:t xml:space="preserve">.  </w:t>
        </w:r>
      </w:ins>
      <w:moveToRangeStart w:id="1389" w:author="QC" w:date="2026-07-02T05:33:00Z" w:name="move233862851"/>
      <w:moveTo w:id="1390" w:author="QC" w:date="2026-07-02T05:33:00Z">
        <w:r w:rsidR="007F3A29" w:rsidRPr="002A3F64">
          <w:rPr>
            <w:rFonts w:ascii="Arial" w:hAnsi="Arial"/>
            <w:sz w:val="23"/>
            <w:lang w:val="en-CA"/>
            <w:rPrChange w:id="1391" w:author="QC" w:date="2026-07-02T05:33:00Z">
              <w:rPr>
                <w:rFonts w:ascii="Arial" w:hAnsi="Arial"/>
                <w:sz w:val="23"/>
              </w:rPr>
            </w:rPrChange>
          </w:rPr>
          <w:t>Okay.</w:t>
        </w:r>
      </w:moveTo>
      <w:moveToRangeEnd w:id="1389"/>
      <w:del w:id="139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so</w:delText>
        </w:r>
      </w:del>
      <w:ins w:id="1393" w:author="QC" w:date="2026-07-02T05:33:00Z">
        <w:r w:rsidR="007F3A29" w:rsidRPr="002A3F64">
          <w:rPr>
            <w:rFonts w:ascii="Arial" w:hAnsi="Arial" w:cs="Arial"/>
            <w:bCs/>
            <w:sz w:val="23"/>
            <w:lang w:val="en-CA"/>
          </w:rPr>
          <w:t xml:space="preserve">  S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</w:t>
        </w:r>
      </w:ins>
      <w:r w:rsidR="00955D02" w:rsidRPr="002A3F64">
        <w:rPr>
          <w:rFonts w:ascii="Arial" w:hAnsi="Arial"/>
          <w:sz w:val="23"/>
          <w:lang w:val="en-CA"/>
          <w:rPrChange w:id="1394" w:author="QC" w:date="2026-07-02T05:33:00Z">
            <w:rPr>
              <w:rFonts w:ascii="Arial" w:hAnsi="Arial"/>
              <w:sz w:val="23"/>
            </w:rPr>
          </w:rPrChange>
        </w:rPr>
        <w:t xml:space="preserve"> you're back April </w:t>
      </w:r>
      <w:r w:rsidR="00E955F9" w:rsidRPr="002A3F64">
        <w:rPr>
          <w:rFonts w:ascii="Arial" w:hAnsi="Arial"/>
          <w:sz w:val="23"/>
          <w:lang w:val="en-CA"/>
          <w:rPrChange w:id="1395" w:author="QC" w:date="2026-07-02T05:33:00Z">
            <w:rPr>
              <w:rFonts w:ascii="Arial" w:hAnsi="Arial"/>
              <w:sz w:val="23"/>
            </w:rPr>
          </w:rPrChange>
        </w:rPr>
        <w:t>27</w:t>
      </w:r>
      <w:r w:rsidR="00955D02" w:rsidRPr="002A3F64">
        <w:rPr>
          <w:rFonts w:ascii="Arial" w:hAnsi="Arial"/>
          <w:sz w:val="23"/>
          <w:lang w:val="en-CA"/>
          <w:rPrChange w:id="1396" w:author="QC" w:date="2026-07-02T05:33:00Z">
            <w:rPr>
              <w:rFonts w:ascii="Arial" w:hAnsi="Arial"/>
              <w:sz w:val="23"/>
            </w:rPr>
          </w:rPrChange>
        </w:rPr>
        <w:t>th, and what happens then?  Do you communicate with Jen then at all?</w:t>
      </w:r>
    </w:p>
    <w:p w14:paraId="62626587" w14:textId="38F2E423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39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39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399" w:author="QC" w:date="2026-07-02T05:33:00Z">
            <w:rPr>
              <w:rFonts w:ascii="Arial" w:hAnsi="Arial"/>
              <w:sz w:val="23"/>
            </w:rPr>
          </w:rPrChange>
        </w:rPr>
        <w:tab/>
        <w:t>Um, I'll go back here</w:t>
      </w:r>
      <w:del w:id="1400" w:author="QC" w:date="2026-07-02T05:33:00Z">
        <w:r w:rsidR="00620DC8">
          <w:rPr>
            <w:rFonts w:ascii="Arial" w:hAnsi="Arial" w:cs="Arial"/>
            <w:bCs/>
            <w:sz w:val="23"/>
          </w:rPr>
          <w:delText xml:space="preserve"> </w:delText>
        </w:r>
        <w:r w:rsidR="00620DC8" w:rsidRPr="00620DC8">
          <w:rPr>
            <w:rFonts w:ascii="Arial" w:hAnsi="Arial" w:cs="Arial"/>
            <w:b/>
            <w:bCs/>
            <w:i/>
            <w:sz w:val="23"/>
          </w:rPr>
          <w:delText>(operates cell phone)</w:delText>
        </w:r>
        <w:r w:rsidR="00955D02" w:rsidRPr="00955D02">
          <w:rPr>
            <w:rFonts w:ascii="Arial" w:hAnsi="Arial" w:cs="Arial"/>
            <w:bCs/>
            <w:sz w:val="23"/>
          </w:rPr>
          <w:delText>.</w:delText>
        </w:r>
      </w:del>
      <w:ins w:id="1401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.</w:t>
        </w:r>
      </w:ins>
      <w:r w:rsidR="00955D02" w:rsidRPr="002A3F64">
        <w:rPr>
          <w:rFonts w:ascii="Arial" w:hAnsi="Arial"/>
          <w:sz w:val="23"/>
          <w:lang w:val="en-CA"/>
          <w:rPrChange w:id="1402" w:author="QC" w:date="2026-07-02T05:33:00Z">
            <w:rPr>
              <w:rFonts w:ascii="Arial" w:hAnsi="Arial"/>
              <w:sz w:val="23"/>
            </w:rPr>
          </w:rPrChange>
        </w:rPr>
        <w:t xml:space="preserve">  Um, so Monday, April </w:t>
      </w:r>
      <w:r w:rsidR="00620DC8" w:rsidRPr="002A3F64">
        <w:rPr>
          <w:rFonts w:ascii="Arial" w:hAnsi="Arial"/>
          <w:sz w:val="23"/>
          <w:lang w:val="en-CA"/>
          <w:rPrChange w:id="1403" w:author="QC" w:date="2026-07-02T05:33:00Z">
            <w:rPr>
              <w:rFonts w:ascii="Arial" w:hAnsi="Arial"/>
              <w:sz w:val="23"/>
            </w:rPr>
          </w:rPrChange>
        </w:rPr>
        <w:t>29</w:t>
      </w:r>
      <w:r w:rsidR="00955D02" w:rsidRPr="002A3F64">
        <w:rPr>
          <w:rFonts w:ascii="Arial" w:hAnsi="Arial"/>
          <w:sz w:val="23"/>
          <w:lang w:val="en-CA"/>
          <w:rPrChange w:id="1404" w:author="QC" w:date="2026-07-02T05:33:00Z">
            <w:rPr>
              <w:rFonts w:ascii="Arial" w:hAnsi="Arial"/>
              <w:sz w:val="23"/>
            </w:rPr>
          </w:rPrChange>
        </w:rPr>
        <w:t>th</w:t>
      </w:r>
      <w:del w:id="140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406" w:author="QC" w:date="2026-07-02T05:33:00Z">
            <w:rPr>
              <w:rFonts w:ascii="Arial" w:hAnsi="Arial"/>
              <w:sz w:val="23"/>
            </w:rPr>
          </w:rPrChange>
        </w:rPr>
        <w:t xml:space="preserve"> I gave her a</w:t>
      </w:r>
      <w:r w:rsidR="00620DC8" w:rsidRPr="002A3F64">
        <w:rPr>
          <w:rFonts w:ascii="Arial" w:hAnsi="Arial"/>
          <w:sz w:val="23"/>
          <w:lang w:val="en-CA"/>
          <w:rPrChange w:id="1407" w:author="QC" w:date="2026-07-02T05:33:00Z">
            <w:rPr>
              <w:rFonts w:ascii="Arial" w:hAnsi="Arial"/>
              <w:sz w:val="23"/>
            </w:rPr>
          </w:rPrChange>
        </w:rPr>
        <w:t>-, d</w:t>
      </w:r>
      <w:r w:rsidR="00955D02" w:rsidRPr="002A3F64">
        <w:rPr>
          <w:rFonts w:ascii="Arial" w:hAnsi="Arial"/>
          <w:sz w:val="23"/>
          <w:lang w:val="en-CA"/>
          <w:rPrChange w:id="1408" w:author="QC" w:date="2026-07-02T05:33:00Z">
            <w:rPr>
              <w:rFonts w:ascii="Arial" w:hAnsi="Arial"/>
              <w:sz w:val="23"/>
            </w:rPr>
          </w:rPrChange>
        </w:rPr>
        <w:t>o you wanna look at it?</w:t>
      </w:r>
    </w:p>
    <w:p w14:paraId="73DDDC2C" w14:textId="5926E669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40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41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411" w:author="QC" w:date="2026-07-02T05:33:00Z">
            <w:rPr>
              <w:rFonts w:ascii="Arial" w:hAnsi="Arial"/>
              <w:sz w:val="23"/>
            </w:rPr>
          </w:rPrChange>
        </w:rPr>
        <w:tab/>
        <w:t>No, go ahead</w:t>
      </w:r>
      <w:del w:id="141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then.  I'm</w:delText>
        </w:r>
        <w:r w:rsidR="00620DC8">
          <w:rPr>
            <w:rFonts w:ascii="Arial" w:hAnsi="Arial" w:cs="Arial"/>
            <w:bCs/>
            <w:sz w:val="23"/>
          </w:rPr>
          <w:delText>…</w:delText>
        </w:r>
      </w:del>
      <w:ins w:id="1413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.</w:t>
        </w:r>
      </w:ins>
    </w:p>
    <w:p w14:paraId="377481CC" w14:textId="77777777" w:rsidR="00B3634D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ins w:id="1414" w:author="QC" w:date="2026-07-02T05:33:00Z"/>
          <w:rFonts w:ascii="Arial" w:hAnsi="Arial" w:cs="Arial"/>
          <w:bCs/>
          <w:sz w:val="23"/>
          <w:lang w:val="en-CA"/>
        </w:rPr>
      </w:pPr>
      <w:ins w:id="1415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KAREN: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ab/>
        </w:r>
        <w:r w:rsidR="00B3634D" w:rsidRPr="002A3F64">
          <w:rPr>
            <w:rFonts w:ascii="Arial" w:hAnsi="Arial" w:cs="Arial"/>
            <w:bCs/>
            <w:sz w:val="23"/>
            <w:lang w:val="en-CA"/>
          </w:rPr>
          <w:t>Okay.</w:t>
        </w:r>
      </w:ins>
    </w:p>
    <w:p w14:paraId="0548DE04" w14:textId="77777777" w:rsidR="00B3634D" w:rsidRPr="002A3F64" w:rsidRDefault="00B3634D" w:rsidP="00955D02">
      <w:pPr>
        <w:widowControl w:val="0"/>
        <w:spacing w:after="100" w:afterAutospacing="1" w:line="360" w:lineRule="auto"/>
        <w:ind w:left="2520" w:hanging="1800"/>
        <w:jc w:val="both"/>
        <w:rPr>
          <w:ins w:id="1416" w:author="QC" w:date="2026-07-02T05:33:00Z"/>
          <w:rFonts w:ascii="Arial" w:hAnsi="Arial" w:cs="Arial"/>
          <w:bCs/>
          <w:sz w:val="23"/>
          <w:lang w:val="en-CA"/>
        </w:rPr>
      </w:pPr>
      <w:ins w:id="1417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BRIGGS:</w:t>
        </w:r>
        <w:r w:rsidRPr="002A3F64">
          <w:rPr>
            <w:rFonts w:ascii="Arial" w:hAnsi="Arial" w:cs="Arial"/>
            <w:bCs/>
            <w:sz w:val="23"/>
            <w:lang w:val="en-CA"/>
          </w:rPr>
          <w:tab/>
          <w:t>Um…</w:t>
        </w:r>
      </w:ins>
    </w:p>
    <w:p w14:paraId="21546A57" w14:textId="036D3356" w:rsidR="005D2EA1" w:rsidRPr="002A3F64" w:rsidRDefault="00B3634D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41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419" w:author="QC" w:date="2026-07-02T05:33:00Z">
            <w:rPr>
              <w:rFonts w:ascii="Arial" w:hAnsi="Arial"/>
              <w:sz w:val="23"/>
            </w:rPr>
          </w:rPrChange>
        </w:rPr>
        <w:t>KAREN:</w:t>
      </w:r>
      <w:r w:rsidRPr="002A3F64">
        <w:rPr>
          <w:rFonts w:ascii="Arial" w:hAnsi="Arial"/>
          <w:sz w:val="23"/>
          <w:lang w:val="en-CA"/>
          <w:rPrChange w:id="1420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1421" w:author="QC" w:date="2026-07-02T05:33:00Z">
            <w:rPr>
              <w:rFonts w:ascii="Arial" w:hAnsi="Arial"/>
              <w:sz w:val="23"/>
            </w:rPr>
          </w:rPrChange>
        </w:rPr>
        <w:t xml:space="preserve">At </w:t>
      </w:r>
      <w:r w:rsidR="00620DC8" w:rsidRPr="002A3F64">
        <w:rPr>
          <w:rFonts w:ascii="Arial" w:hAnsi="Arial"/>
          <w:sz w:val="23"/>
          <w:lang w:val="en-CA"/>
          <w:rPrChange w:id="1422" w:author="QC" w:date="2026-07-02T05:33:00Z">
            <w:rPr>
              <w:rFonts w:ascii="Arial" w:hAnsi="Arial"/>
              <w:sz w:val="23"/>
            </w:rPr>
          </w:rPrChange>
        </w:rPr>
        <w:t>7:59</w:t>
      </w:r>
      <w:del w:id="142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I'm</w:delText>
        </w:r>
      </w:del>
      <w:r w:rsidR="00955D02" w:rsidRPr="002A3F64">
        <w:rPr>
          <w:rFonts w:ascii="Arial" w:hAnsi="Arial"/>
          <w:sz w:val="23"/>
          <w:lang w:val="en-CA"/>
          <w:rPrChange w:id="1424" w:author="QC" w:date="2026-07-02T05:33:00Z">
            <w:rPr>
              <w:rFonts w:ascii="Arial" w:hAnsi="Arial"/>
              <w:sz w:val="23"/>
            </w:rPr>
          </w:rPrChange>
        </w:rPr>
        <w:t xml:space="preserve"> emailing her, </w:t>
      </w:r>
      <w:del w:id="1425" w:author="QC" w:date="2026-07-02T05:33:00Z">
        <w:r w:rsidR="00620DC8">
          <w:rPr>
            <w:rFonts w:ascii="Arial" w:hAnsi="Arial" w:cs="Arial"/>
            <w:bCs/>
            <w:sz w:val="23"/>
          </w:rPr>
          <w:delText>g</w:delText>
        </w:r>
        <w:r w:rsidR="00955D02" w:rsidRPr="00955D02">
          <w:rPr>
            <w:rFonts w:ascii="Arial" w:hAnsi="Arial" w:cs="Arial"/>
            <w:bCs/>
            <w:sz w:val="23"/>
          </w:rPr>
          <w:delText>ood</w:delText>
        </w:r>
      </w:del>
      <w:ins w:id="1426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G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ood</w:t>
        </w:r>
      </w:ins>
      <w:r w:rsidR="00955D02" w:rsidRPr="002A3F64">
        <w:rPr>
          <w:rFonts w:ascii="Arial" w:hAnsi="Arial"/>
          <w:sz w:val="23"/>
          <w:lang w:val="en-CA"/>
          <w:rPrChange w:id="1427" w:author="QC" w:date="2026-07-02T05:33:00Z">
            <w:rPr>
              <w:rFonts w:ascii="Arial" w:hAnsi="Arial"/>
              <w:sz w:val="23"/>
            </w:rPr>
          </w:rPrChange>
        </w:rPr>
        <w:t xml:space="preserve"> morning, Chiquita.  We flew home early.  Scott had some issues to deal with back at the office, so we got back last night.  Might you be able to meet</w:t>
      </w:r>
    </w:p>
    <w:p w14:paraId="3E8043E1" w14:textId="0F5719C0" w:rsidR="00955D02" w:rsidRPr="002A3F64" w:rsidRDefault="005D2EA1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42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429" w:author="QC" w:date="2026-07-02T05:33:00Z">
            <w:rPr>
              <w:rFonts w:ascii="Arial" w:hAnsi="Arial"/>
              <w:sz w:val="23"/>
            </w:rPr>
          </w:rPrChange>
        </w:rPr>
        <w:lastRenderedPageBreak/>
        <w:t>00:25</w:t>
      </w:r>
      <w:r w:rsidRPr="002A3F64">
        <w:rPr>
          <w:rFonts w:ascii="Arial" w:hAnsi="Arial"/>
          <w:sz w:val="23"/>
          <w:lang w:val="en-CA"/>
          <w:rPrChange w:id="1430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1431" w:author="QC" w:date="2026-07-02T05:33:00Z">
            <w:rPr>
              <w:rFonts w:ascii="Arial" w:hAnsi="Arial"/>
              <w:sz w:val="23"/>
            </w:rPr>
          </w:rPrChange>
        </w:rPr>
        <w:t xml:space="preserve">sometime this afternoon for a coffee?  I have to teach adults this morning at </w:t>
      </w:r>
      <w:r w:rsidRPr="002A3F64">
        <w:rPr>
          <w:rFonts w:ascii="Arial" w:hAnsi="Arial"/>
          <w:sz w:val="23"/>
          <w:lang w:val="en-CA"/>
          <w:rPrChange w:id="1432" w:author="QC" w:date="2026-07-02T05:33:00Z">
            <w:rPr>
              <w:rFonts w:ascii="Arial" w:hAnsi="Arial"/>
              <w:sz w:val="23"/>
            </w:rPr>
          </w:rPrChange>
        </w:rPr>
        <w:t>nine</w:t>
      </w:r>
      <w:r w:rsidR="00955D02" w:rsidRPr="002A3F64">
        <w:rPr>
          <w:rFonts w:ascii="Arial" w:hAnsi="Arial"/>
          <w:sz w:val="23"/>
          <w:lang w:val="en-CA"/>
          <w:rPrChange w:id="1433" w:author="QC" w:date="2026-07-02T05:33:00Z">
            <w:rPr>
              <w:rFonts w:ascii="Arial" w:hAnsi="Arial"/>
              <w:sz w:val="23"/>
            </w:rPr>
          </w:rPrChange>
        </w:rPr>
        <w:t xml:space="preserve"> till </w:t>
      </w:r>
      <w:r w:rsidRPr="002A3F64">
        <w:rPr>
          <w:rFonts w:ascii="Arial" w:hAnsi="Arial"/>
          <w:sz w:val="23"/>
          <w:lang w:val="en-CA"/>
          <w:rPrChange w:id="1434" w:author="QC" w:date="2026-07-02T05:33:00Z">
            <w:rPr>
              <w:rFonts w:ascii="Arial" w:hAnsi="Arial"/>
              <w:sz w:val="23"/>
            </w:rPr>
          </w:rPrChange>
        </w:rPr>
        <w:t>one</w:t>
      </w:r>
      <w:r w:rsidR="00955D02" w:rsidRPr="002A3F64">
        <w:rPr>
          <w:rFonts w:ascii="Arial" w:hAnsi="Arial"/>
          <w:sz w:val="23"/>
          <w:lang w:val="en-CA"/>
          <w:rPrChange w:id="1435" w:author="QC" w:date="2026-07-02T05:33:00Z">
            <w:rPr>
              <w:rFonts w:ascii="Arial" w:hAnsi="Arial"/>
              <w:sz w:val="23"/>
            </w:rPr>
          </w:rPrChange>
        </w:rPr>
        <w:t xml:space="preserve"> at the </w:t>
      </w:r>
      <w:r w:rsidR="00B3634D" w:rsidRPr="002A3F64">
        <w:rPr>
          <w:rFonts w:ascii="Arial" w:hAnsi="Arial"/>
          <w:sz w:val="23"/>
          <w:lang w:val="en-CA"/>
          <w:rPrChange w:id="1436" w:author="QC" w:date="2026-07-02T05:33:00Z">
            <w:rPr>
              <w:rFonts w:ascii="Arial" w:hAnsi="Arial"/>
              <w:sz w:val="23"/>
            </w:rPr>
          </w:rPrChange>
        </w:rPr>
        <w:t>Bubble</w:t>
      </w:r>
      <w:r w:rsidR="00955D02" w:rsidRPr="002A3F64">
        <w:rPr>
          <w:rFonts w:ascii="Arial" w:hAnsi="Arial"/>
          <w:sz w:val="23"/>
          <w:lang w:val="en-CA"/>
          <w:rPrChange w:id="1437" w:author="QC" w:date="2026-07-02T05:33:00Z">
            <w:rPr>
              <w:rFonts w:ascii="Arial" w:hAnsi="Arial"/>
              <w:sz w:val="23"/>
            </w:rPr>
          </w:rPrChange>
        </w:rPr>
        <w:t xml:space="preserve">.  I'm still five hours ahead on my watch.  So on Monday, April </w:t>
      </w:r>
      <w:r w:rsidRPr="002A3F64">
        <w:rPr>
          <w:rFonts w:ascii="Arial" w:hAnsi="Arial"/>
          <w:sz w:val="23"/>
          <w:lang w:val="en-CA"/>
          <w:rPrChange w:id="1438" w:author="QC" w:date="2026-07-02T05:33:00Z">
            <w:rPr>
              <w:rFonts w:ascii="Arial" w:hAnsi="Arial"/>
              <w:sz w:val="23"/>
            </w:rPr>
          </w:rPrChange>
        </w:rPr>
        <w:t>29</w:t>
      </w:r>
      <w:r w:rsidR="00955D02" w:rsidRPr="002A3F64">
        <w:rPr>
          <w:rFonts w:ascii="Arial" w:hAnsi="Arial"/>
          <w:sz w:val="23"/>
          <w:lang w:val="en-CA"/>
          <w:rPrChange w:id="1439" w:author="QC" w:date="2026-07-02T05:33:00Z">
            <w:rPr>
              <w:rFonts w:ascii="Arial" w:hAnsi="Arial"/>
              <w:sz w:val="23"/>
            </w:rPr>
          </w:rPrChange>
        </w:rPr>
        <w:t xml:space="preserve">th at </w:t>
      </w:r>
      <w:r w:rsidR="00795BE3" w:rsidRPr="002A3F64">
        <w:rPr>
          <w:rFonts w:ascii="Arial" w:hAnsi="Arial"/>
          <w:sz w:val="23"/>
          <w:lang w:val="en-CA"/>
          <w:rPrChange w:id="1440" w:author="QC" w:date="2026-07-02T05:33:00Z">
            <w:rPr>
              <w:rFonts w:ascii="Arial" w:hAnsi="Arial"/>
              <w:sz w:val="23"/>
            </w:rPr>
          </w:rPrChange>
        </w:rPr>
        <w:t>7;15</w:t>
      </w:r>
      <w:r w:rsidR="00955D02" w:rsidRPr="002A3F64">
        <w:rPr>
          <w:rFonts w:ascii="Arial" w:hAnsi="Arial"/>
          <w:sz w:val="23"/>
          <w:lang w:val="en-CA"/>
          <w:rPrChange w:id="1441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  <w:r w:rsidR="00935902" w:rsidRPr="002A3F64">
        <w:rPr>
          <w:rFonts w:ascii="Arial" w:hAnsi="Arial"/>
          <w:sz w:val="23"/>
          <w:lang w:val="en-CA"/>
          <w:rPrChange w:id="1442" w:author="QC" w:date="2026-07-02T05:33:00Z">
            <w:rPr>
              <w:rFonts w:ascii="Arial" w:hAnsi="Arial"/>
              <w:sz w:val="23"/>
            </w:rPr>
          </w:rPrChange>
        </w:rPr>
        <w:t>h</w:t>
      </w:r>
      <w:r w:rsidR="00955D02" w:rsidRPr="002A3F64">
        <w:rPr>
          <w:rFonts w:ascii="Arial" w:hAnsi="Arial"/>
          <w:sz w:val="23"/>
          <w:lang w:val="en-CA"/>
          <w:rPrChange w:id="1443" w:author="QC" w:date="2026-07-02T05:33:00Z">
            <w:rPr>
              <w:rFonts w:ascii="Arial" w:hAnsi="Arial"/>
              <w:sz w:val="23"/>
            </w:rPr>
          </w:rPrChange>
        </w:rPr>
        <w:t>i, welcome back.  I am actually</w:t>
      </w:r>
      <w:del w:id="144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445" w:author="QC" w:date="2026-07-02T05:33:00Z">
        <w:r w:rsidR="00C31E91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446" w:author="QC" w:date="2026-07-02T05:33:00Z">
            <w:rPr>
              <w:rFonts w:ascii="Arial" w:hAnsi="Arial"/>
              <w:sz w:val="23"/>
            </w:rPr>
          </w:rPrChange>
        </w:rPr>
        <w:t xml:space="preserve"> oh, that's right, she was at her friend's place in Wellington, sorry, another day for sure.  So I said, </w:t>
      </w:r>
      <w:r w:rsidR="00935902" w:rsidRPr="002A3F64">
        <w:rPr>
          <w:rFonts w:ascii="Arial" w:hAnsi="Arial"/>
          <w:sz w:val="23"/>
          <w:lang w:val="en-CA"/>
          <w:rPrChange w:id="1447" w:author="QC" w:date="2026-07-02T05:33:00Z">
            <w:rPr>
              <w:rFonts w:ascii="Arial" w:hAnsi="Arial"/>
              <w:sz w:val="23"/>
            </w:rPr>
          </w:rPrChange>
        </w:rPr>
        <w:t>w</w:t>
      </w:r>
      <w:r w:rsidR="00955D02" w:rsidRPr="002A3F64">
        <w:rPr>
          <w:rFonts w:ascii="Arial" w:hAnsi="Arial"/>
          <w:sz w:val="23"/>
          <w:lang w:val="en-CA"/>
          <w:rPrChange w:id="1448" w:author="QC" w:date="2026-07-02T05:33:00Z">
            <w:rPr>
              <w:rFonts w:ascii="Arial" w:hAnsi="Arial"/>
              <w:sz w:val="23"/>
            </w:rPr>
          </w:rPrChange>
        </w:rPr>
        <w:t>onderful</w:t>
      </w:r>
      <w:r w:rsidR="00CE229E" w:rsidRPr="002A3F64">
        <w:rPr>
          <w:rFonts w:ascii="Arial" w:hAnsi="Arial"/>
          <w:sz w:val="23"/>
          <w:lang w:val="en-CA"/>
          <w:rPrChange w:id="1449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450" w:author="QC" w:date="2026-07-02T05:33:00Z">
            <w:rPr>
              <w:rFonts w:ascii="Arial" w:hAnsi="Arial"/>
              <w:sz w:val="23"/>
            </w:rPr>
          </w:rPrChange>
        </w:rPr>
        <w:t>ou need to be with friends.</w:t>
      </w:r>
    </w:p>
    <w:p w14:paraId="59B8D206" w14:textId="1B83945F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45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45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453" w:author="QC" w:date="2026-07-02T05:33:00Z">
            <w:rPr>
              <w:rFonts w:ascii="Arial" w:hAnsi="Arial"/>
              <w:sz w:val="23"/>
            </w:rPr>
          </w:rPrChange>
        </w:rPr>
        <w:tab/>
        <w:t>Wait, what did she</w:t>
      </w:r>
      <w:del w:id="145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455" w:author="QC" w:date="2026-07-02T05:33:00Z">
        <w:r w:rsidR="00C31E91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456" w:author="QC" w:date="2026-07-02T05:33:00Z">
            <w:rPr>
              <w:rFonts w:ascii="Arial" w:hAnsi="Arial"/>
              <w:sz w:val="23"/>
            </w:rPr>
          </w:rPrChange>
        </w:rPr>
        <w:t xml:space="preserve"> sorry, what did she respond though to your initial one?</w:t>
      </w:r>
    </w:p>
    <w:p w14:paraId="225E0E5E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45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45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459" w:author="QC" w:date="2026-07-02T05:33:00Z">
            <w:rPr>
              <w:rFonts w:ascii="Arial" w:hAnsi="Arial"/>
              <w:sz w:val="23"/>
            </w:rPr>
          </w:rPrChange>
        </w:rPr>
        <w:tab/>
        <w:t>Hi, welcome back.  I am actually at a friend's place in Wellington.  Sorry, another day for sure.</w:t>
      </w:r>
    </w:p>
    <w:p w14:paraId="0D59EBFE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46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46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462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0ABBDC19" w14:textId="21DFCE24" w:rsidR="00C31E91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46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46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465" w:author="QC" w:date="2026-07-02T05:33:00Z">
            <w:rPr>
              <w:rFonts w:ascii="Arial" w:hAnsi="Arial"/>
              <w:sz w:val="23"/>
            </w:rPr>
          </w:rPrChange>
        </w:rPr>
        <w:tab/>
        <w:t>So her friend is up in Wellington County</w:t>
      </w:r>
      <w:del w:id="146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she went with another friend there and visited, and then...</w:delText>
        </w:r>
      </w:del>
      <w:ins w:id="1467" w:author="QC" w:date="2026-07-02T05:33:00Z">
        <w:r w:rsidR="00C31E91" w:rsidRPr="002A3F64">
          <w:rPr>
            <w:rFonts w:ascii="Arial" w:hAnsi="Arial" w:cs="Arial"/>
            <w:bCs/>
            <w:sz w:val="23"/>
            <w:lang w:val="en-CA"/>
          </w:rPr>
          <w:t>.</w:t>
        </w:r>
      </w:ins>
    </w:p>
    <w:p w14:paraId="32929435" w14:textId="557371EA" w:rsidR="00C31E91" w:rsidRPr="002A3F64" w:rsidRDefault="00C31E91" w:rsidP="00955D02">
      <w:pPr>
        <w:widowControl w:val="0"/>
        <w:spacing w:after="100" w:afterAutospacing="1" w:line="360" w:lineRule="auto"/>
        <w:ind w:left="2520" w:hanging="1800"/>
        <w:jc w:val="both"/>
        <w:rPr>
          <w:ins w:id="1468" w:author="QC" w:date="2026-07-02T05:33:00Z"/>
          <w:rFonts w:ascii="Arial" w:hAnsi="Arial" w:cs="Arial"/>
          <w:bCs/>
          <w:sz w:val="23"/>
          <w:lang w:val="en-CA"/>
        </w:rPr>
      </w:pPr>
      <w:ins w:id="1469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BRIGGS:</w:t>
        </w:r>
        <w:r w:rsidRPr="002A3F64">
          <w:rPr>
            <w:rFonts w:ascii="Arial" w:hAnsi="Arial" w:cs="Arial"/>
            <w:bCs/>
            <w:sz w:val="23"/>
            <w:lang w:val="en-CA"/>
          </w:rPr>
          <w:tab/>
          <w:t>Mm.</w:t>
        </w:r>
      </w:ins>
    </w:p>
    <w:p w14:paraId="4DBF1975" w14:textId="1AA92DD2" w:rsidR="00955D02" w:rsidRPr="002A3F64" w:rsidRDefault="00C31E91" w:rsidP="00955D02">
      <w:pPr>
        <w:widowControl w:val="0"/>
        <w:spacing w:after="100" w:afterAutospacing="1" w:line="360" w:lineRule="auto"/>
        <w:ind w:left="2520" w:hanging="1800"/>
        <w:jc w:val="both"/>
        <w:rPr>
          <w:ins w:id="1470" w:author="QC" w:date="2026-07-02T05:33:00Z"/>
          <w:rFonts w:ascii="Arial" w:hAnsi="Arial" w:cs="Arial"/>
          <w:bCs/>
          <w:sz w:val="23"/>
          <w:lang w:val="en-CA"/>
        </w:rPr>
      </w:pPr>
      <w:ins w:id="1471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KAREN:</w:t>
        </w:r>
        <w:r w:rsidRPr="002A3F64">
          <w:rPr>
            <w:rFonts w:ascii="Arial" w:hAnsi="Arial" w:cs="Arial"/>
            <w:bCs/>
            <w:sz w:val="23"/>
            <w:lang w:val="en-CA"/>
          </w:rPr>
          <w:tab/>
          <w:t>S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he went with another friend there and visited and then...</w:t>
        </w:r>
      </w:ins>
    </w:p>
    <w:p w14:paraId="37408176" w14:textId="271C035D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47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47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474" w:author="QC" w:date="2026-07-02T05:33:00Z">
            <w:rPr>
              <w:rFonts w:ascii="Arial" w:hAnsi="Arial"/>
              <w:sz w:val="23"/>
            </w:rPr>
          </w:rPrChange>
        </w:rPr>
        <w:tab/>
        <w:t xml:space="preserve">Okay.  </w:t>
      </w:r>
      <w:del w:id="147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And w</w:delText>
        </w:r>
      </w:del>
      <w:ins w:id="1476" w:author="QC" w:date="2026-07-02T05:33:00Z">
        <w:r w:rsidR="00C31E91" w:rsidRPr="002A3F64">
          <w:rPr>
            <w:rFonts w:ascii="Arial" w:hAnsi="Arial" w:cs="Arial"/>
            <w:bCs/>
            <w:sz w:val="23"/>
            <w:lang w:val="en-CA"/>
          </w:rPr>
          <w:t>Well</w:t>
        </w:r>
      </w:ins>
      <w:r w:rsidR="00C31E91" w:rsidRPr="002A3F64">
        <w:rPr>
          <w:rFonts w:ascii="Arial" w:hAnsi="Arial"/>
          <w:sz w:val="23"/>
          <w:lang w:val="en-CA"/>
          <w:rPrChange w:id="1477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1478" w:author="QC" w:date="2026-07-02T05:33:00Z">
            <w:rPr>
              <w:rFonts w:ascii="Arial" w:hAnsi="Arial"/>
              <w:sz w:val="23"/>
            </w:rPr>
          </w:rPrChange>
        </w:rPr>
        <w:t>and can I</w:t>
      </w:r>
      <w:del w:id="147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480" w:author="QC" w:date="2026-07-02T05:33:00Z">
        <w:r w:rsidR="00C31E91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481" w:author="QC" w:date="2026-07-02T05:33:00Z">
            <w:rPr>
              <w:rFonts w:ascii="Arial" w:hAnsi="Arial"/>
              <w:sz w:val="23"/>
            </w:rPr>
          </w:rPrChange>
        </w:rPr>
        <w:t xml:space="preserve"> can we go through your tex-</w:t>
      </w:r>
      <w:r w:rsidR="00935902" w:rsidRPr="002A3F64">
        <w:rPr>
          <w:rFonts w:ascii="Arial" w:hAnsi="Arial"/>
          <w:sz w:val="23"/>
          <w:lang w:val="en-CA"/>
          <w:rPrChange w:id="1482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1483" w:author="QC" w:date="2026-07-02T05:33:00Z">
            <w:rPr>
              <w:rFonts w:ascii="Arial" w:hAnsi="Arial"/>
              <w:sz w:val="23"/>
            </w:rPr>
          </w:rPrChange>
        </w:rPr>
        <w:t xml:space="preserve"> texts from then then?</w:t>
      </w:r>
    </w:p>
    <w:p w14:paraId="40B34B2F" w14:textId="26A421DC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48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48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486" w:author="QC" w:date="2026-07-02T05:33:00Z">
            <w:rPr>
              <w:rFonts w:ascii="Arial" w:hAnsi="Arial"/>
              <w:sz w:val="23"/>
            </w:rPr>
          </w:rPrChange>
        </w:rPr>
        <w:tab/>
        <w:t xml:space="preserve">Yeah.  I said, </w:t>
      </w:r>
      <w:r w:rsidR="00935902" w:rsidRPr="002A3F64">
        <w:rPr>
          <w:rFonts w:ascii="Arial" w:hAnsi="Arial"/>
          <w:sz w:val="23"/>
          <w:lang w:val="en-CA"/>
          <w:rPrChange w:id="1487" w:author="QC" w:date="2026-07-02T05:33:00Z">
            <w:rPr>
              <w:rFonts w:ascii="Arial" w:hAnsi="Arial"/>
              <w:sz w:val="23"/>
            </w:rPr>
          </w:rPrChange>
        </w:rPr>
        <w:t>w</w:t>
      </w:r>
      <w:r w:rsidR="00955D02" w:rsidRPr="002A3F64">
        <w:rPr>
          <w:rFonts w:ascii="Arial" w:hAnsi="Arial"/>
          <w:sz w:val="23"/>
          <w:lang w:val="en-CA"/>
          <w:rPrChange w:id="1488" w:author="QC" w:date="2026-07-02T05:33:00Z">
            <w:rPr>
              <w:rFonts w:ascii="Arial" w:hAnsi="Arial"/>
              <w:sz w:val="23"/>
            </w:rPr>
          </w:rPrChange>
        </w:rPr>
        <w:t>onderful</w:t>
      </w:r>
      <w:r w:rsidR="00CE229E" w:rsidRPr="002A3F64">
        <w:rPr>
          <w:rFonts w:ascii="Arial" w:hAnsi="Arial"/>
          <w:sz w:val="23"/>
          <w:lang w:val="en-CA"/>
          <w:rPrChange w:id="1489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490" w:author="QC" w:date="2026-07-02T05:33:00Z">
            <w:rPr>
              <w:rFonts w:ascii="Arial" w:hAnsi="Arial"/>
              <w:sz w:val="23"/>
            </w:rPr>
          </w:rPrChange>
        </w:rPr>
        <w:t xml:space="preserve">ou need to be with friends.  Wellington's beautiful.  I'll be at the golf range this afternoon.  Chat soon.  Hope things </w:t>
      </w:r>
      <w:del w:id="149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are </w:delText>
        </w:r>
      </w:del>
      <w:r w:rsidR="00955D02" w:rsidRPr="002A3F64">
        <w:rPr>
          <w:rFonts w:ascii="Arial" w:hAnsi="Arial"/>
          <w:sz w:val="23"/>
          <w:lang w:val="en-CA"/>
          <w:rPrChange w:id="1492" w:author="QC" w:date="2026-07-02T05:33:00Z">
            <w:rPr>
              <w:rFonts w:ascii="Arial" w:hAnsi="Arial"/>
              <w:sz w:val="23"/>
            </w:rPr>
          </w:rPrChange>
        </w:rPr>
        <w:t>going smoothly at home</w:t>
      </w:r>
      <w:del w:id="149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494" w:author="QC" w:date="2026-07-02T05:33:00Z">
            <w:rPr>
              <w:rFonts w:ascii="Arial" w:hAnsi="Arial"/>
              <w:sz w:val="23"/>
            </w:rPr>
          </w:rPrChange>
        </w:rPr>
        <w:t xml:space="preserve"> with </w:t>
      </w:r>
      <w:del w:id="149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a</w:delText>
        </w:r>
      </w:del>
      <w:ins w:id="1496" w:author="QC" w:date="2026-07-02T05:33:00Z">
        <w:r w:rsidR="00293C1A" w:rsidRPr="002A3F64">
          <w:rPr>
            <w:rFonts w:ascii="Arial" w:hAnsi="Arial" w:cs="Arial"/>
            <w:bCs/>
            <w:sz w:val="23"/>
            <w:lang w:val="en-CA"/>
          </w:rPr>
          <w:t>the</w:t>
        </w:r>
      </w:ins>
      <w:r w:rsidR="00293C1A" w:rsidRPr="002A3F64">
        <w:rPr>
          <w:rFonts w:ascii="Arial" w:hAnsi="Arial"/>
          <w:sz w:val="23"/>
          <w:lang w:val="en-CA"/>
          <w:rPrChange w:id="1497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1498" w:author="QC" w:date="2026-07-02T05:33:00Z">
            <w:rPr>
              <w:rFonts w:ascii="Arial" w:hAnsi="Arial"/>
              <w:sz w:val="23"/>
            </w:rPr>
          </w:rPrChange>
        </w:rPr>
        <w:t>yoga person, because she did yoga</w:t>
      </w:r>
      <w:r w:rsidR="00293C1A" w:rsidRPr="002A3F64">
        <w:rPr>
          <w:rFonts w:ascii="Arial" w:hAnsi="Arial"/>
          <w:sz w:val="23"/>
          <w:lang w:val="en-CA"/>
          <w:rPrChange w:id="1499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del w:id="150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while at White Oaks.</w:delText>
        </w:r>
      </w:del>
      <w:ins w:id="1501" w:author="QC" w:date="2026-07-02T05:33:00Z">
        <w:r w:rsidR="00293C1A" w:rsidRPr="002A3F64">
          <w:rPr>
            <w:rFonts w:ascii="Arial" w:hAnsi="Arial" w:cs="Arial"/>
            <w:bCs/>
            <w:sz w:val="23"/>
            <w:lang w:val="en-CA"/>
          </w:rPr>
          <w:t>(inaudible)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.</w:t>
        </w:r>
      </w:ins>
    </w:p>
    <w:p w14:paraId="3958103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0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0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504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02729BB2" w14:textId="77777777" w:rsidR="00BF240E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0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06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507" w:author="QC" w:date="2026-07-02T05:33:00Z">
            <w:rPr>
              <w:rFonts w:ascii="Arial" w:hAnsi="Arial"/>
              <w:sz w:val="23"/>
            </w:rPr>
          </w:rPrChange>
        </w:rPr>
        <w:tab/>
        <w:t xml:space="preserve">Then I sent her a funny Instagram, </w:t>
      </w:r>
      <w:r w:rsidR="00935902" w:rsidRPr="002A3F64">
        <w:rPr>
          <w:rFonts w:ascii="Arial" w:hAnsi="Arial"/>
          <w:sz w:val="23"/>
          <w:lang w:val="en-CA"/>
          <w:rPrChange w:id="1508" w:author="QC" w:date="2026-07-02T05:33:00Z">
            <w:rPr>
              <w:rFonts w:ascii="Arial" w:hAnsi="Arial"/>
              <w:sz w:val="23"/>
            </w:rPr>
          </w:rPrChange>
        </w:rPr>
        <w:t>w</w:t>
      </w:r>
      <w:r w:rsidR="00955D02" w:rsidRPr="002A3F64">
        <w:rPr>
          <w:rFonts w:ascii="Arial" w:hAnsi="Arial"/>
          <w:sz w:val="23"/>
          <w:lang w:val="en-CA"/>
          <w:rPrChange w:id="1509" w:author="QC" w:date="2026-07-02T05:33:00Z">
            <w:rPr>
              <w:rFonts w:ascii="Arial" w:hAnsi="Arial"/>
              <w:sz w:val="23"/>
            </w:rPr>
          </w:rPrChange>
        </w:rPr>
        <w:t xml:space="preserve">ho makes you feel this </w:t>
      </w:r>
    </w:p>
    <w:p w14:paraId="01CBB85C" w14:textId="77777777" w:rsidR="00955D02" w:rsidRPr="002A3F64" w:rsidRDefault="00BF240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1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11" w:author="QC" w:date="2026-07-02T05:33:00Z">
            <w:rPr>
              <w:rFonts w:ascii="Arial" w:hAnsi="Arial"/>
              <w:sz w:val="23"/>
            </w:rPr>
          </w:rPrChange>
        </w:rPr>
        <w:t>00:26</w:t>
      </w:r>
      <w:r w:rsidRPr="002A3F64">
        <w:rPr>
          <w:rFonts w:ascii="Arial" w:hAnsi="Arial"/>
          <w:sz w:val="23"/>
          <w:lang w:val="en-CA"/>
          <w:rPrChange w:id="1512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1513" w:author="QC" w:date="2026-07-02T05:33:00Z">
            <w:rPr>
              <w:rFonts w:ascii="Arial" w:hAnsi="Arial"/>
              <w:sz w:val="23"/>
            </w:rPr>
          </w:rPrChange>
        </w:rPr>
        <w:t>way when you're playing tennis?</w:t>
      </w:r>
    </w:p>
    <w:p w14:paraId="7F6C59D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1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1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516" w:author="QC" w:date="2026-07-02T05:33:00Z">
            <w:rPr>
              <w:rFonts w:ascii="Arial" w:hAnsi="Arial"/>
              <w:sz w:val="23"/>
            </w:rPr>
          </w:rPrChange>
        </w:rPr>
        <w:tab/>
        <w:t>Okay.  So that's just a little video clip?</w:t>
      </w:r>
    </w:p>
    <w:p w14:paraId="7ABF9BB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1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1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519" w:author="QC" w:date="2026-07-02T05:33:00Z">
            <w:rPr>
              <w:rFonts w:ascii="Arial" w:hAnsi="Arial"/>
              <w:sz w:val="23"/>
            </w:rPr>
          </w:rPrChange>
        </w:rPr>
        <w:tab/>
        <w:t>Yeah.</w:t>
      </w:r>
    </w:p>
    <w:p w14:paraId="23C49A9D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2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2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522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486C2D43" w14:textId="01B3C254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2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2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525" w:author="QC" w:date="2026-07-02T05:33:00Z">
            <w:rPr>
              <w:rFonts w:ascii="Arial" w:hAnsi="Arial"/>
              <w:sz w:val="23"/>
            </w:rPr>
          </w:rPrChange>
        </w:rPr>
        <w:tab/>
        <w:t xml:space="preserve">It says, </w:t>
      </w:r>
      <w:r w:rsidR="00BF240E" w:rsidRPr="002A3F64">
        <w:rPr>
          <w:rFonts w:ascii="Arial" w:hAnsi="Arial"/>
          <w:sz w:val="23"/>
          <w:lang w:val="en-CA"/>
          <w:rPrChange w:id="1526" w:author="QC" w:date="2026-07-02T05:33:00Z">
            <w:rPr>
              <w:rFonts w:ascii="Arial" w:hAnsi="Arial"/>
              <w:sz w:val="23"/>
            </w:rPr>
          </w:rPrChange>
        </w:rPr>
        <w:t>t</w:t>
      </w:r>
      <w:r w:rsidR="00955D02" w:rsidRPr="002A3F64">
        <w:rPr>
          <w:rFonts w:ascii="Arial" w:hAnsi="Arial"/>
          <w:sz w:val="23"/>
          <w:lang w:val="en-CA"/>
          <w:rPrChange w:id="1527" w:author="QC" w:date="2026-07-02T05:33:00Z">
            <w:rPr>
              <w:rFonts w:ascii="Arial" w:hAnsi="Arial"/>
              <w:sz w:val="23"/>
            </w:rPr>
          </w:rPrChange>
        </w:rPr>
        <w:t>he feels when you</w:t>
      </w:r>
      <w:r w:rsidR="00BF240E" w:rsidRPr="002A3F64">
        <w:rPr>
          <w:rFonts w:ascii="Arial" w:hAnsi="Arial"/>
          <w:sz w:val="23"/>
          <w:lang w:val="en-CA"/>
          <w:rPrChange w:id="1528" w:author="QC" w:date="2026-07-02T05:33:00Z">
            <w:rPr>
              <w:rFonts w:ascii="Arial" w:hAnsi="Arial"/>
              <w:sz w:val="23"/>
            </w:rPr>
          </w:rPrChange>
        </w:rPr>
        <w:t>-</w:t>
      </w:r>
      <w:r w:rsidR="00CE229E" w:rsidRPr="002A3F64">
        <w:rPr>
          <w:rFonts w:ascii="Arial" w:hAnsi="Arial"/>
          <w:sz w:val="23"/>
          <w:lang w:val="en-CA"/>
          <w:rPrChange w:id="1529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530" w:author="QC" w:date="2026-07-02T05:33:00Z">
            <w:rPr>
              <w:rFonts w:ascii="Arial" w:hAnsi="Arial"/>
              <w:sz w:val="23"/>
            </w:rPr>
          </w:rPrChange>
        </w:rPr>
        <w:t>our friend invites you</w:t>
      </w:r>
      <w:del w:id="153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532" w:author="QC" w:date="2026-07-02T05:33:00Z">
        <w:r w:rsidR="003564F1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533" w:author="QC" w:date="2026-07-02T05:33:00Z">
            <w:rPr>
              <w:rFonts w:ascii="Arial" w:hAnsi="Arial"/>
              <w:sz w:val="23"/>
            </w:rPr>
          </w:rPrChange>
        </w:rPr>
        <w:t xml:space="preserve"> invites </w:t>
      </w:r>
      <w:r w:rsidR="00955D02" w:rsidRPr="002A3F64">
        <w:rPr>
          <w:rFonts w:ascii="Arial" w:hAnsi="Arial"/>
          <w:sz w:val="23"/>
          <w:lang w:val="en-CA"/>
          <w:rPrChange w:id="1534" w:author="QC" w:date="2026-07-02T05:33:00Z">
            <w:rPr>
              <w:rFonts w:ascii="Arial" w:hAnsi="Arial"/>
              <w:sz w:val="23"/>
            </w:rPr>
          </w:rPrChange>
        </w:rPr>
        <w:lastRenderedPageBreak/>
        <w:t>to hit with you.</w:t>
      </w:r>
    </w:p>
    <w:p w14:paraId="79112DF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3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36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537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231D59A3" w14:textId="3E798A03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3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39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540" w:author="QC" w:date="2026-07-02T05:33:00Z">
            <w:rPr>
              <w:rFonts w:ascii="Arial" w:hAnsi="Arial"/>
              <w:sz w:val="23"/>
            </w:rPr>
          </w:rPrChange>
        </w:rPr>
        <w:tab/>
        <w:t>And then, um, Wednesday</w:t>
      </w:r>
      <w:ins w:id="1541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, May</w:t>
        </w:r>
      </w:ins>
      <w:r w:rsidR="003564F1" w:rsidRPr="002A3F64">
        <w:rPr>
          <w:rFonts w:ascii="Arial" w:hAnsi="Arial"/>
          <w:sz w:val="23"/>
          <w:lang w:val="en-CA"/>
          <w:rPrChange w:id="1542" w:author="QC" w:date="2026-07-02T05:33:00Z">
            <w:rPr>
              <w:rFonts w:ascii="Arial" w:hAnsi="Arial"/>
              <w:sz w:val="23"/>
            </w:rPr>
          </w:rPrChange>
        </w:rPr>
        <w:t>, May</w:t>
      </w:r>
      <w:r w:rsidR="00955D02" w:rsidRPr="002A3F64">
        <w:rPr>
          <w:rFonts w:ascii="Arial" w:hAnsi="Arial"/>
          <w:sz w:val="23"/>
          <w:lang w:val="en-CA"/>
          <w:rPrChange w:id="1543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3564F1" w:rsidRPr="002A3F64">
        <w:rPr>
          <w:rFonts w:ascii="Arial" w:hAnsi="Arial"/>
          <w:sz w:val="23"/>
          <w:lang w:val="en-CA"/>
          <w:rPrChange w:id="1544" w:author="QC" w:date="2026-07-02T05:33:00Z">
            <w:rPr>
              <w:rFonts w:ascii="Arial" w:hAnsi="Arial"/>
              <w:sz w:val="23"/>
            </w:rPr>
          </w:rPrChange>
        </w:rPr>
        <w:t>1</w:t>
      </w:r>
      <w:r w:rsidR="003564F1" w:rsidRPr="002A3F64">
        <w:rPr>
          <w:rFonts w:ascii="Arial" w:hAnsi="Arial"/>
          <w:sz w:val="23"/>
          <w:lang w:val="en-CA"/>
          <w:rPrChange w:id="1545" w:author="QC" w:date="2026-07-02T05:33:00Z">
            <w:rPr>
              <w:rFonts w:ascii="Arial" w:hAnsi="Arial"/>
              <w:sz w:val="23"/>
              <w:vertAlign w:val="superscript"/>
            </w:rPr>
          </w:rPrChange>
        </w:rPr>
        <w:t>st</w:t>
      </w:r>
      <w:r w:rsidR="003564F1" w:rsidRPr="002A3F64">
        <w:rPr>
          <w:rFonts w:ascii="Arial" w:hAnsi="Arial"/>
          <w:sz w:val="23"/>
          <w:lang w:val="en-CA"/>
          <w:rPrChange w:id="1546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38049443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4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4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549" w:author="QC" w:date="2026-07-02T05:33:00Z">
            <w:rPr>
              <w:rFonts w:ascii="Arial" w:hAnsi="Arial"/>
              <w:sz w:val="23"/>
            </w:rPr>
          </w:rPrChange>
        </w:rPr>
        <w:tab/>
        <w:t>Did she respond to that then?</w:t>
      </w:r>
    </w:p>
    <w:p w14:paraId="22B8A43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5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5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552" w:author="QC" w:date="2026-07-02T05:33:00Z">
            <w:rPr>
              <w:rFonts w:ascii="Arial" w:hAnsi="Arial"/>
              <w:sz w:val="23"/>
            </w:rPr>
          </w:rPrChange>
        </w:rPr>
        <w:tab/>
        <w:t>No.</w:t>
      </w:r>
    </w:p>
    <w:p w14:paraId="2080653D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5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5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555" w:author="QC" w:date="2026-07-02T05:33:00Z">
            <w:rPr>
              <w:rFonts w:ascii="Arial" w:hAnsi="Arial"/>
              <w:sz w:val="23"/>
            </w:rPr>
          </w:rPrChange>
        </w:rPr>
        <w:tab/>
        <w:t>Okay.  So that, that clip is on what date?</w:t>
      </w:r>
    </w:p>
    <w:p w14:paraId="78B8A2C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5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5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558" w:author="QC" w:date="2026-07-02T05:33:00Z">
            <w:rPr>
              <w:rFonts w:ascii="Arial" w:hAnsi="Arial"/>
              <w:sz w:val="23"/>
            </w:rPr>
          </w:rPrChange>
        </w:rPr>
        <w:tab/>
        <w:t xml:space="preserve">Monday, April </w:t>
      </w:r>
      <w:r w:rsidR="00BF240E" w:rsidRPr="002A3F64">
        <w:rPr>
          <w:rFonts w:ascii="Arial" w:hAnsi="Arial"/>
          <w:sz w:val="23"/>
          <w:lang w:val="en-CA"/>
          <w:rPrChange w:id="1559" w:author="QC" w:date="2026-07-02T05:33:00Z">
            <w:rPr>
              <w:rFonts w:ascii="Arial" w:hAnsi="Arial"/>
              <w:sz w:val="23"/>
            </w:rPr>
          </w:rPrChange>
        </w:rPr>
        <w:t>29</w:t>
      </w:r>
      <w:r w:rsidR="00955D02" w:rsidRPr="002A3F64">
        <w:rPr>
          <w:rFonts w:ascii="Arial" w:hAnsi="Arial"/>
          <w:sz w:val="23"/>
          <w:lang w:val="en-CA"/>
          <w:rPrChange w:id="1560" w:author="QC" w:date="2026-07-02T05:33:00Z">
            <w:rPr>
              <w:rFonts w:ascii="Arial" w:hAnsi="Arial"/>
              <w:sz w:val="23"/>
            </w:rPr>
          </w:rPrChange>
        </w:rPr>
        <w:t xml:space="preserve">th at </w:t>
      </w:r>
      <w:r w:rsidR="00BF240E" w:rsidRPr="002A3F64">
        <w:rPr>
          <w:rFonts w:ascii="Arial" w:hAnsi="Arial"/>
          <w:sz w:val="23"/>
          <w:lang w:val="en-CA"/>
          <w:rPrChange w:id="1561" w:author="QC" w:date="2026-07-02T05:33:00Z">
            <w:rPr>
              <w:rFonts w:ascii="Arial" w:hAnsi="Arial"/>
              <w:sz w:val="23"/>
            </w:rPr>
          </w:rPrChange>
        </w:rPr>
        <w:t>1:34</w:t>
      </w:r>
      <w:r w:rsidR="00955D02" w:rsidRPr="002A3F64">
        <w:rPr>
          <w:rFonts w:ascii="Arial" w:hAnsi="Arial"/>
          <w:sz w:val="23"/>
          <w:lang w:val="en-CA"/>
          <w:rPrChange w:id="1562" w:author="QC" w:date="2026-07-02T05:33:00Z">
            <w:rPr>
              <w:rFonts w:ascii="Arial" w:hAnsi="Arial"/>
              <w:sz w:val="23"/>
            </w:rPr>
          </w:rPrChange>
        </w:rPr>
        <w:t>.</w:t>
      </w:r>
    </w:p>
    <w:p w14:paraId="5E49D9C0" w14:textId="6832B5FA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6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6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565" w:author="QC" w:date="2026-07-02T05:33:00Z">
            <w:rPr>
              <w:rFonts w:ascii="Arial" w:hAnsi="Arial"/>
              <w:sz w:val="23"/>
            </w:rPr>
          </w:rPrChange>
        </w:rPr>
        <w:tab/>
        <w:t>Okay</w:t>
      </w:r>
      <w:del w:id="156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and</w:delText>
        </w:r>
      </w:del>
      <w:ins w:id="1567" w:author="QC" w:date="2026-07-02T05:33:00Z">
        <w:r w:rsidR="003564F1" w:rsidRPr="002A3F64">
          <w:rPr>
            <w:rFonts w:ascii="Arial" w:hAnsi="Arial" w:cs="Arial"/>
            <w:bCs/>
            <w:sz w:val="23"/>
            <w:lang w:val="en-CA"/>
          </w:rPr>
          <w:t>. 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1568" w:author="QC" w:date="2026-07-02T05:33:00Z">
            <w:rPr>
              <w:rFonts w:ascii="Arial" w:hAnsi="Arial"/>
              <w:sz w:val="23"/>
            </w:rPr>
          </w:rPrChange>
        </w:rPr>
        <w:t xml:space="preserve"> does she respond to that then?</w:t>
      </w:r>
    </w:p>
    <w:p w14:paraId="523387C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6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7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571" w:author="QC" w:date="2026-07-02T05:33:00Z">
            <w:rPr>
              <w:rFonts w:ascii="Arial" w:hAnsi="Arial"/>
              <w:sz w:val="23"/>
            </w:rPr>
          </w:rPrChange>
        </w:rPr>
        <w:tab/>
        <w:t>No.</w:t>
      </w:r>
    </w:p>
    <w:p w14:paraId="1DEC756C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7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7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574" w:author="QC" w:date="2026-07-02T05:33:00Z">
            <w:rPr>
              <w:rFonts w:ascii="Arial" w:hAnsi="Arial"/>
              <w:sz w:val="23"/>
            </w:rPr>
          </w:rPrChange>
        </w:rPr>
        <w:tab/>
        <w:t>All right.</w:t>
      </w:r>
    </w:p>
    <w:p w14:paraId="13617672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7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76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577" w:author="QC" w:date="2026-07-02T05:33:00Z">
            <w:rPr>
              <w:rFonts w:ascii="Arial" w:hAnsi="Arial"/>
              <w:sz w:val="23"/>
            </w:rPr>
          </w:rPrChange>
        </w:rPr>
        <w:tab/>
        <w:t>So Wednesday...</w:t>
      </w:r>
    </w:p>
    <w:p w14:paraId="1D09AE7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7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79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580" w:author="QC" w:date="2026-07-02T05:33:00Z">
            <w:rPr>
              <w:rFonts w:ascii="Arial" w:hAnsi="Arial"/>
              <w:sz w:val="23"/>
            </w:rPr>
          </w:rPrChange>
        </w:rPr>
        <w:tab/>
        <w:t xml:space="preserve">Wednesday, May </w:t>
      </w:r>
      <w:r w:rsidR="00BF240E" w:rsidRPr="002A3F64">
        <w:rPr>
          <w:rFonts w:ascii="Arial" w:hAnsi="Arial"/>
          <w:sz w:val="23"/>
          <w:lang w:val="en-CA"/>
          <w:rPrChange w:id="1581" w:author="QC" w:date="2026-07-02T05:33:00Z">
            <w:rPr>
              <w:rFonts w:ascii="Arial" w:hAnsi="Arial"/>
              <w:sz w:val="23"/>
            </w:rPr>
          </w:rPrChange>
        </w:rPr>
        <w:t>1</w:t>
      </w:r>
      <w:r w:rsidR="00955D02" w:rsidRPr="002A3F64">
        <w:rPr>
          <w:rFonts w:ascii="Arial" w:hAnsi="Arial"/>
          <w:sz w:val="23"/>
          <w:lang w:val="en-CA"/>
          <w:rPrChange w:id="1582" w:author="QC" w:date="2026-07-02T05:33:00Z">
            <w:rPr>
              <w:rFonts w:ascii="Arial" w:hAnsi="Arial"/>
              <w:sz w:val="23"/>
            </w:rPr>
          </w:rPrChange>
        </w:rPr>
        <w:t>st?  All right, go ahead.</w:t>
      </w:r>
    </w:p>
    <w:p w14:paraId="6BFEB4C8" w14:textId="5105A7CA" w:rsidR="002A0485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58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58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585" w:author="QC" w:date="2026-07-02T05:33:00Z">
            <w:rPr>
              <w:rFonts w:ascii="Arial" w:hAnsi="Arial"/>
              <w:sz w:val="23"/>
            </w:rPr>
          </w:rPrChange>
        </w:rPr>
        <w:tab/>
        <w:t xml:space="preserve">I said, </w:t>
      </w:r>
      <w:r w:rsidR="00BF240E" w:rsidRPr="002A3F64">
        <w:rPr>
          <w:rFonts w:ascii="Arial" w:hAnsi="Arial"/>
          <w:sz w:val="23"/>
          <w:lang w:val="en-CA"/>
          <w:rPrChange w:id="1586" w:author="QC" w:date="2026-07-02T05:33:00Z">
            <w:rPr>
              <w:rFonts w:ascii="Arial" w:hAnsi="Arial"/>
              <w:sz w:val="23"/>
            </w:rPr>
          </w:rPrChange>
        </w:rPr>
        <w:t>j</w:t>
      </w:r>
      <w:r w:rsidR="00955D02" w:rsidRPr="002A3F64">
        <w:rPr>
          <w:rFonts w:ascii="Arial" w:hAnsi="Arial"/>
          <w:sz w:val="23"/>
          <w:lang w:val="en-CA"/>
          <w:rPrChange w:id="1587" w:author="QC" w:date="2026-07-02T05:33:00Z">
            <w:rPr>
              <w:rFonts w:ascii="Arial" w:hAnsi="Arial"/>
              <w:sz w:val="23"/>
            </w:rPr>
          </w:rPrChange>
        </w:rPr>
        <w:t>ust checking in, Chiquita.  You okay?  I dropped into White Oaks at noon for coffee with Sandy Burns</w:t>
      </w:r>
      <w:del w:id="158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</w:delText>
        </w:r>
      </w:del>
      <w:ins w:id="1589" w:author="QC" w:date="2026-07-02T05:33:00Z">
        <w:r w:rsidR="003564F1" w:rsidRPr="002A3F64">
          <w:rPr>
            <w:rFonts w:ascii="Arial" w:hAnsi="Arial" w:cs="Arial"/>
            <w:bCs/>
            <w:sz w:val="23"/>
            <w:lang w:val="en-CA"/>
          </w:rPr>
          <w:t>(ph)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.</w:t>
        </w:r>
      </w:ins>
      <w:r w:rsidR="00955D02" w:rsidRPr="002A3F64">
        <w:rPr>
          <w:rFonts w:ascii="Arial" w:hAnsi="Arial"/>
          <w:sz w:val="23"/>
          <w:lang w:val="en-CA"/>
          <w:rPrChange w:id="1590" w:author="QC" w:date="2026-07-02T05:33:00Z">
            <w:rPr>
              <w:rFonts w:ascii="Arial" w:hAnsi="Arial"/>
              <w:sz w:val="23"/>
            </w:rPr>
          </w:rPrChange>
        </w:rPr>
        <w:t xml:space="preserve">  Am at driving range in </w:t>
      </w:r>
      <w:del w:id="159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Nott'll till</w:delText>
        </w:r>
      </w:del>
      <w:ins w:id="1592" w:author="QC" w:date="2026-07-02T05:33:00Z">
        <w:r w:rsidR="003564F1" w:rsidRPr="002A3F64">
          <w:rPr>
            <w:rFonts w:ascii="Arial" w:hAnsi="Arial" w:cs="Arial"/>
            <w:bCs/>
            <w:sz w:val="23"/>
            <w:lang w:val="en-CA"/>
          </w:rPr>
          <w:t>(inaudible)</w:t>
        </w:r>
      </w:ins>
      <w:r w:rsidR="003564F1" w:rsidRPr="002A3F64">
        <w:rPr>
          <w:rFonts w:ascii="Arial" w:hAnsi="Arial"/>
          <w:sz w:val="23"/>
          <w:lang w:val="en-CA"/>
          <w:rPrChange w:id="1593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BF240E" w:rsidRPr="002A3F64">
        <w:rPr>
          <w:rFonts w:ascii="Arial" w:hAnsi="Arial"/>
          <w:sz w:val="23"/>
          <w:lang w:val="en-CA"/>
          <w:rPrChange w:id="1594" w:author="QC" w:date="2026-07-02T05:33:00Z">
            <w:rPr>
              <w:rFonts w:ascii="Arial" w:hAnsi="Arial"/>
              <w:sz w:val="23"/>
            </w:rPr>
          </w:rPrChange>
        </w:rPr>
        <w:t>five</w:t>
      </w:r>
      <w:r w:rsidR="00955D02" w:rsidRPr="002A3F64">
        <w:rPr>
          <w:rFonts w:ascii="Arial" w:hAnsi="Arial"/>
          <w:sz w:val="23"/>
          <w:lang w:val="en-CA"/>
          <w:rPrChange w:id="1595" w:author="QC" w:date="2026-07-02T05:33:00Z">
            <w:rPr>
              <w:rFonts w:ascii="Arial" w:hAnsi="Arial"/>
              <w:sz w:val="23"/>
            </w:rPr>
          </w:rPrChange>
        </w:rPr>
        <w:t>, then home.  Scott has a meeting</w:t>
      </w:r>
      <w:del w:id="159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597" w:author="QC" w:date="2026-07-02T05:33:00Z">
        <w:r w:rsidR="003564F1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598" w:author="QC" w:date="2026-07-02T05:33:00Z">
            <w:rPr>
              <w:rFonts w:ascii="Arial" w:hAnsi="Arial"/>
              <w:sz w:val="23"/>
            </w:rPr>
          </w:rPrChange>
        </w:rPr>
        <w:t xml:space="preserve"> has meetings until </w:t>
      </w:r>
      <w:r w:rsidR="00BF240E" w:rsidRPr="002A3F64">
        <w:rPr>
          <w:rFonts w:ascii="Arial" w:hAnsi="Arial"/>
          <w:sz w:val="23"/>
          <w:lang w:val="en-CA"/>
          <w:rPrChange w:id="1599" w:author="QC" w:date="2026-07-02T05:33:00Z">
            <w:rPr>
              <w:rFonts w:ascii="Arial" w:hAnsi="Arial"/>
              <w:sz w:val="23"/>
            </w:rPr>
          </w:rPrChange>
        </w:rPr>
        <w:t>9:00 p.m.</w:t>
      </w:r>
      <w:r w:rsidR="00955D02" w:rsidRPr="002A3F64">
        <w:rPr>
          <w:rFonts w:ascii="Arial" w:hAnsi="Arial"/>
          <w:sz w:val="23"/>
          <w:lang w:val="en-CA"/>
          <w:rPrChange w:id="1600" w:author="QC" w:date="2026-07-02T05:33:00Z">
            <w:rPr>
              <w:rFonts w:ascii="Arial" w:hAnsi="Arial"/>
              <w:sz w:val="23"/>
            </w:rPr>
          </w:rPrChange>
        </w:rPr>
        <w:t xml:space="preserve">  Text if you can.  And then I said, </w:t>
      </w:r>
      <w:r w:rsidR="00BF240E" w:rsidRPr="002A3F64">
        <w:rPr>
          <w:rFonts w:ascii="Arial" w:hAnsi="Arial"/>
          <w:sz w:val="23"/>
          <w:lang w:val="en-CA"/>
          <w:rPrChange w:id="1601" w:author="QC" w:date="2026-07-02T05:33:00Z">
            <w:rPr>
              <w:rFonts w:ascii="Arial" w:hAnsi="Arial"/>
              <w:sz w:val="23"/>
            </w:rPr>
          </w:rPrChange>
        </w:rPr>
        <w:t>d</w:t>
      </w:r>
      <w:r w:rsidR="00955D02" w:rsidRPr="002A3F64">
        <w:rPr>
          <w:rFonts w:ascii="Arial" w:hAnsi="Arial"/>
          <w:sz w:val="23"/>
          <w:lang w:val="en-CA"/>
          <w:rPrChange w:id="1602" w:author="QC" w:date="2026-07-02T05:33:00Z">
            <w:rPr>
              <w:rFonts w:ascii="Arial" w:hAnsi="Arial"/>
              <w:sz w:val="23"/>
            </w:rPr>
          </w:rPrChange>
        </w:rPr>
        <w:t>amn, spell check</w:t>
      </w:r>
      <w:del w:id="160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Am</w:delText>
        </w:r>
      </w:del>
      <w:ins w:id="1604" w:author="QC" w:date="2026-07-02T05:33:00Z">
        <w:r w:rsidR="002A0485" w:rsidRPr="002A3F64">
          <w:rPr>
            <w:rFonts w:ascii="Arial" w:hAnsi="Arial" w:cs="Arial"/>
            <w:bCs/>
            <w:sz w:val="23"/>
            <w:lang w:val="en-CA"/>
          </w:rPr>
          <w:t>,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m</w:t>
        </w:r>
      </w:ins>
      <w:r w:rsidR="00955D02" w:rsidRPr="002A3F64">
        <w:rPr>
          <w:rFonts w:ascii="Arial" w:hAnsi="Arial"/>
          <w:sz w:val="23"/>
          <w:lang w:val="en-CA"/>
          <w:rPrChange w:id="1605" w:author="QC" w:date="2026-07-02T05:33:00Z">
            <w:rPr>
              <w:rFonts w:ascii="Arial" w:hAnsi="Arial"/>
              <w:sz w:val="23"/>
            </w:rPr>
          </w:rPrChange>
        </w:rPr>
        <w:t xml:space="preserve"> at driving range. </w:t>
      </w:r>
      <w:del w:id="160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And</w:delText>
        </w:r>
      </w:del>
      <w:r w:rsidR="00955D02" w:rsidRPr="002A3F64">
        <w:rPr>
          <w:rFonts w:ascii="Arial" w:hAnsi="Arial"/>
          <w:sz w:val="23"/>
          <w:lang w:val="en-CA"/>
          <w:rPrChange w:id="1607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</w:p>
    <w:p w14:paraId="3C82B0D9" w14:textId="2E7FAD0D" w:rsidR="00955D02" w:rsidRPr="002A3F64" w:rsidRDefault="002A0485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0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609" w:author="QC" w:date="2026-07-02T05:33:00Z">
            <w:rPr>
              <w:rFonts w:ascii="Arial" w:hAnsi="Arial"/>
              <w:sz w:val="23"/>
            </w:rPr>
          </w:rPrChange>
        </w:rPr>
        <w:t>00:27</w:t>
      </w:r>
      <w:r w:rsidRPr="002A3F64">
        <w:rPr>
          <w:rFonts w:ascii="Arial" w:hAnsi="Arial"/>
          <w:sz w:val="23"/>
          <w:lang w:val="en-CA"/>
          <w:rPrChange w:id="1610" w:author="QC" w:date="2026-07-02T05:33:00Z">
            <w:rPr>
              <w:rFonts w:ascii="Arial" w:hAnsi="Arial"/>
              <w:sz w:val="23"/>
            </w:rPr>
          </w:rPrChange>
        </w:rPr>
        <w:tab/>
      </w:r>
      <w:ins w:id="1611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And </w:t>
        </w:r>
      </w:ins>
      <w:r w:rsidR="00955D02" w:rsidRPr="002A3F64">
        <w:rPr>
          <w:rFonts w:ascii="Arial" w:hAnsi="Arial"/>
          <w:sz w:val="23"/>
          <w:lang w:val="en-CA"/>
          <w:rPrChange w:id="1612" w:author="QC" w:date="2026-07-02T05:33:00Z">
            <w:rPr>
              <w:rFonts w:ascii="Arial" w:hAnsi="Arial"/>
              <w:sz w:val="23"/>
            </w:rPr>
          </w:rPrChange>
        </w:rPr>
        <w:t>that was the last.</w:t>
      </w:r>
    </w:p>
    <w:p w14:paraId="7CC7428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1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61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615" w:author="QC" w:date="2026-07-02T05:33:00Z">
            <w:rPr>
              <w:rFonts w:ascii="Arial" w:hAnsi="Arial"/>
              <w:sz w:val="23"/>
            </w:rPr>
          </w:rPrChange>
        </w:rPr>
        <w:tab/>
        <w:t>Okay.  That's the last time you've texted with her and she's never responded to that either?</w:t>
      </w:r>
    </w:p>
    <w:p w14:paraId="0350431C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1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61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618" w:author="QC" w:date="2026-07-02T05:33:00Z">
            <w:rPr>
              <w:rFonts w:ascii="Arial" w:hAnsi="Arial"/>
              <w:sz w:val="23"/>
            </w:rPr>
          </w:rPrChange>
        </w:rPr>
        <w:tab/>
        <w:t>No.</w:t>
      </w:r>
    </w:p>
    <w:p w14:paraId="392B4BA2" w14:textId="6102C5A6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1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62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621" w:author="QC" w:date="2026-07-02T05:33:00Z">
            <w:rPr>
              <w:rFonts w:ascii="Arial" w:hAnsi="Arial"/>
              <w:sz w:val="23"/>
            </w:rPr>
          </w:rPrChange>
        </w:rPr>
        <w:tab/>
        <w:t xml:space="preserve">Okay.  And that's April </w:t>
      </w:r>
      <w:r w:rsidR="00781405" w:rsidRPr="002A3F64">
        <w:rPr>
          <w:rFonts w:ascii="Arial" w:hAnsi="Arial"/>
          <w:sz w:val="23"/>
          <w:lang w:val="en-CA"/>
          <w:rPrChange w:id="1622" w:author="QC" w:date="2026-07-02T05:33:00Z">
            <w:rPr>
              <w:rFonts w:ascii="Arial" w:hAnsi="Arial"/>
              <w:sz w:val="23"/>
            </w:rPr>
          </w:rPrChange>
        </w:rPr>
        <w:t>29</w:t>
      </w:r>
      <w:r w:rsidR="00955D02" w:rsidRPr="002A3F64">
        <w:rPr>
          <w:rFonts w:ascii="Arial" w:hAnsi="Arial"/>
          <w:sz w:val="23"/>
          <w:lang w:val="en-CA"/>
          <w:rPrChange w:id="1623" w:author="QC" w:date="2026-07-02T05:33:00Z">
            <w:rPr>
              <w:rFonts w:ascii="Arial" w:hAnsi="Arial"/>
              <w:sz w:val="23"/>
            </w:rPr>
          </w:rPrChange>
        </w:rPr>
        <w:t xml:space="preserve">th at </w:t>
      </w:r>
      <w:r w:rsidR="00781405" w:rsidRPr="002A3F64">
        <w:rPr>
          <w:rFonts w:ascii="Arial" w:hAnsi="Arial"/>
          <w:sz w:val="23"/>
          <w:lang w:val="en-CA"/>
          <w:rPrChange w:id="1624" w:author="QC" w:date="2026-07-02T05:33:00Z">
            <w:rPr>
              <w:rFonts w:ascii="Arial" w:hAnsi="Arial"/>
              <w:sz w:val="23"/>
            </w:rPr>
          </w:rPrChange>
        </w:rPr>
        <w:t>1:34</w:t>
      </w:r>
      <w:r w:rsidR="00955D02" w:rsidRPr="002A3F64">
        <w:rPr>
          <w:rFonts w:ascii="Arial" w:hAnsi="Arial"/>
          <w:sz w:val="23"/>
          <w:lang w:val="en-CA"/>
          <w:rPrChange w:id="1625" w:author="QC" w:date="2026-07-02T05:33:00Z">
            <w:rPr>
              <w:rFonts w:ascii="Arial" w:hAnsi="Arial"/>
              <w:sz w:val="23"/>
            </w:rPr>
          </w:rPrChange>
        </w:rPr>
        <w:t xml:space="preserve">.  And then Monday, May </w:t>
      </w:r>
      <w:r w:rsidR="0092580F" w:rsidRPr="002A3F64">
        <w:rPr>
          <w:rFonts w:ascii="Arial" w:hAnsi="Arial"/>
          <w:sz w:val="23"/>
          <w:lang w:val="en-CA"/>
          <w:rPrChange w:id="1626" w:author="QC" w:date="2026-07-02T05:33:00Z">
            <w:rPr>
              <w:rFonts w:ascii="Arial" w:hAnsi="Arial"/>
              <w:sz w:val="23"/>
            </w:rPr>
          </w:rPrChange>
        </w:rPr>
        <w:t>1</w:t>
      </w:r>
      <w:r w:rsidR="00955D02" w:rsidRPr="002A3F64">
        <w:rPr>
          <w:rFonts w:ascii="Arial" w:hAnsi="Arial"/>
          <w:sz w:val="23"/>
          <w:lang w:val="en-CA"/>
          <w:rPrChange w:id="1627" w:author="QC" w:date="2026-07-02T05:33:00Z">
            <w:rPr>
              <w:rFonts w:ascii="Arial" w:hAnsi="Arial"/>
              <w:sz w:val="23"/>
            </w:rPr>
          </w:rPrChange>
        </w:rPr>
        <w:t xml:space="preserve">st at </w:t>
      </w:r>
      <w:r w:rsidR="0092580F" w:rsidRPr="002A3F64">
        <w:rPr>
          <w:rFonts w:ascii="Arial" w:hAnsi="Arial"/>
          <w:sz w:val="23"/>
          <w:lang w:val="en-CA"/>
          <w:rPrChange w:id="1628" w:author="QC" w:date="2026-07-02T05:33:00Z">
            <w:rPr>
              <w:rFonts w:ascii="Arial" w:hAnsi="Arial"/>
              <w:sz w:val="23"/>
            </w:rPr>
          </w:rPrChange>
        </w:rPr>
        <w:t>3:31</w:t>
      </w:r>
      <w:r w:rsidR="00955D02" w:rsidRPr="002A3F64">
        <w:rPr>
          <w:rFonts w:ascii="Arial" w:hAnsi="Arial"/>
          <w:sz w:val="23"/>
          <w:lang w:val="en-CA"/>
          <w:rPrChange w:id="1629" w:author="QC" w:date="2026-07-02T05:33:00Z">
            <w:rPr>
              <w:rFonts w:ascii="Arial" w:hAnsi="Arial"/>
              <w:sz w:val="23"/>
            </w:rPr>
          </w:rPrChange>
        </w:rPr>
        <w:t>.  Okay.  Is, is it normal for her that she'd send things like that?  Was it like, did you, did you find it unusual that she didn't respond to you</w:t>
      </w:r>
      <w:del w:id="163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on Monday?</w:delText>
        </w:r>
      </w:del>
      <w:ins w:id="1631" w:author="QC" w:date="2026-07-02T05:33:00Z">
        <w:r w:rsidR="00BD4E39" w:rsidRPr="002A3F64">
          <w:rPr>
            <w:rFonts w:ascii="Arial" w:hAnsi="Arial" w:cs="Arial"/>
            <w:bCs/>
            <w:sz w:val="23"/>
            <w:lang w:val="en-CA"/>
          </w:rPr>
          <w:t>…</w:t>
        </w:r>
      </w:ins>
    </w:p>
    <w:p w14:paraId="19A1BAA7" w14:textId="42656645" w:rsidR="00BD4E39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ins w:id="1632" w:author="QC" w:date="2026-07-02T05:33:00Z"/>
          <w:rFonts w:ascii="Arial" w:hAnsi="Arial" w:cs="Arial"/>
          <w:bCs/>
          <w:sz w:val="23"/>
          <w:lang w:val="en-CA"/>
        </w:rPr>
      </w:pPr>
      <w:r w:rsidRPr="002A3F64">
        <w:rPr>
          <w:rFonts w:ascii="Arial" w:hAnsi="Arial"/>
          <w:sz w:val="23"/>
          <w:lang w:val="en-CA"/>
          <w:rPrChange w:id="163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634" w:author="QC" w:date="2026-07-02T05:33:00Z">
            <w:rPr>
              <w:rFonts w:ascii="Arial" w:hAnsi="Arial"/>
              <w:sz w:val="23"/>
            </w:rPr>
          </w:rPrChange>
        </w:rPr>
        <w:tab/>
        <w:t>Yes.</w:t>
      </w:r>
      <w:del w:id="163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 </w:delText>
        </w:r>
      </w:del>
    </w:p>
    <w:p w14:paraId="1E16F760" w14:textId="5250B417" w:rsidR="00BD4E39" w:rsidRPr="002A3F64" w:rsidRDefault="00BD4E39" w:rsidP="00BD4E39">
      <w:pPr>
        <w:widowControl w:val="0"/>
        <w:spacing w:after="100" w:afterAutospacing="1" w:line="360" w:lineRule="auto"/>
        <w:ind w:left="2520" w:hanging="1800"/>
        <w:jc w:val="both"/>
        <w:rPr>
          <w:ins w:id="1636" w:author="QC" w:date="2026-07-02T05:33:00Z"/>
          <w:rFonts w:ascii="Arial" w:hAnsi="Arial" w:cs="Arial"/>
          <w:bCs/>
          <w:sz w:val="23"/>
          <w:lang w:val="en-CA"/>
        </w:rPr>
      </w:pPr>
      <w:ins w:id="1637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BRIGGS:</w:t>
        </w:r>
        <w:r w:rsidRPr="002A3F64">
          <w:rPr>
            <w:rFonts w:ascii="Arial" w:hAnsi="Arial" w:cs="Arial"/>
            <w:bCs/>
            <w:sz w:val="23"/>
            <w:lang w:val="en-CA"/>
          </w:rPr>
          <w:tab/>
          <w:t>…on Monday?</w:t>
        </w:r>
      </w:ins>
    </w:p>
    <w:p w14:paraId="64D316A1" w14:textId="77777777" w:rsidR="00105FA1" w:rsidRDefault="00BD4E39" w:rsidP="00955D02">
      <w:pPr>
        <w:widowControl w:val="0"/>
        <w:spacing w:after="100" w:afterAutospacing="1" w:line="360" w:lineRule="auto"/>
        <w:ind w:left="2520" w:hanging="1800"/>
        <w:jc w:val="both"/>
        <w:rPr>
          <w:del w:id="1638" w:author="QC" w:date="2026-07-02T05:33:00Z"/>
          <w:rFonts w:ascii="Arial" w:hAnsi="Arial" w:cs="Arial"/>
          <w:bCs/>
          <w:sz w:val="23"/>
        </w:rPr>
      </w:pPr>
      <w:ins w:id="1639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lastRenderedPageBreak/>
          <w:t>KAREN:</w:t>
        </w:r>
        <w:r w:rsidRPr="002A3F64">
          <w:rPr>
            <w:rFonts w:ascii="Arial" w:hAnsi="Arial" w:cs="Arial"/>
            <w:bCs/>
            <w:sz w:val="23"/>
            <w:lang w:val="en-CA"/>
          </w:rPr>
          <w:tab/>
        </w:r>
      </w:ins>
      <w:r w:rsidR="00955D02" w:rsidRPr="002A3F64">
        <w:rPr>
          <w:rFonts w:ascii="Arial" w:hAnsi="Arial"/>
          <w:sz w:val="23"/>
          <w:lang w:val="en-CA"/>
          <w:rPrChange w:id="1640" w:author="QC" w:date="2026-07-02T05:33:00Z">
            <w:rPr>
              <w:rFonts w:ascii="Arial" w:hAnsi="Arial"/>
              <w:sz w:val="23"/>
            </w:rPr>
          </w:rPrChange>
        </w:rPr>
        <w:t>She always</w:t>
      </w:r>
      <w:del w:id="164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re</w:delText>
        </w:r>
      </w:del>
      <w:r w:rsidR="00955D02" w:rsidRPr="002A3F64">
        <w:rPr>
          <w:rFonts w:ascii="Arial" w:hAnsi="Arial"/>
          <w:sz w:val="23"/>
          <w:lang w:val="en-CA"/>
          <w:rPrChange w:id="1642" w:author="QC" w:date="2026-07-02T05:33:00Z">
            <w:rPr>
              <w:rFonts w:ascii="Arial" w:hAnsi="Arial"/>
              <w:sz w:val="23"/>
            </w:rPr>
          </w:rPrChange>
        </w:rPr>
        <w:t>-</w:t>
      </w:r>
      <w:r w:rsidR="0092580F" w:rsidRPr="002A3F64">
        <w:rPr>
          <w:rFonts w:ascii="Arial" w:hAnsi="Arial"/>
          <w:sz w:val="23"/>
          <w:lang w:val="en-CA"/>
          <w:rPrChange w:id="1643" w:author="QC" w:date="2026-07-02T05:33:00Z">
            <w:rPr>
              <w:rFonts w:ascii="Arial" w:hAnsi="Arial"/>
              <w:sz w:val="23"/>
            </w:rPr>
          </w:rPrChange>
        </w:rPr>
        <w:t>, w</w:t>
      </w:r>
      <w:r w:rsidR="00955D02" w:rsidRPr="002A3F64">
        <w:rPr>
          <w:rFonts w:ascii="Arial" w:hAnsi="Arial"/>
          <w:sz w:val="23"/>
          <w:lang w:val="en-CA"/>
          <w:rPrChange w:id="1644" w:author="QC" w:date="2026-07-02T05:33:00Z">
            <w:rPr>
              <w:rFonts w:ascii="Arial" w:hAnsi="Arial"/>
              <w:sz w:val="23"/>
            </w:rPr>
          </w:rPrChange>
        </w:rPr>
        <w:t>ell</w:t>
      </w:r>
      <w:del w:id="164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646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647" w:author="QC" w:date="2026-07-02T05:33:00Z">
            <w:rPr>
              <w:rFonts w:ascii="Arial" w:hAnsi="Arial"/>
              <w:sz w:val="23"/>
            </w:rPr>
          </w:rPrChange>
        </w:rPr>
        <w:t xml:space="preserve"> and when I was in England, I was texting her and she texted me back and said, </w:t>
      </w:r>
      <w:r w:rsidR="0092580F" w:rsidRPr="002A3F64">
        <w:rPr>
          <w:rFonts w:ascii="Arial" w:hAnsi="Arial"/>
          <w:sz w:val="23"/>
          <w:lang w:val="en-CA"/>
          <w:rPrChange w:id="1648" w:author="QC" w:date="2026-07-02T05:33:00Z">
            <w:rPr>
              <w:rFonts w:ascii="Arial" w:hAnsi="Arial"/>
              <w:sz w:val="23"/>
            </w:rPr>
          </w:rPrChange>
        </w:rPr>
        <w:t>r</w:t>
      </w:r>
      <w:r w:rsidR="00955D02" w:rsidRPr="002A3F64">
        <w:rPr>
          <w:rFonts w:ascii="Arial" w:hAnsi="Arial"/>
          <w:sz w:val="23"/>
          <w:lang w:val="en-CA"/>
          <w:rPrChange w:id="1649" w:author="QC" w:date="2026-07-02T05:33:00Z">
            <w:rPr>
              <w:rFonts w:ascii="Arial" w:hAnsi="Arial"/>
              <w:sz w:val="23"/>
            </w:rPr>
          </w:rPrChange>
        </w:rPr>
        <w:t>emember, like</w:t>
      </w:r>
      <w:del w:id="165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651" w:author="QC" w:date="2026-07-02T05:33:00Z">
            <w:rPr>
              <w:rFonts w:ascii="Arial" w:hAnsi="Arial"/>
              <w:sz w:val="23"/>
            </w:rPr>
          </w:rPrChange>
        </w:rPr>
        <w:t xml:space="preserve"> we don't get up till about eight o'clock. </w:t>
      </w:r>
      <w:r w:rsidR="0092580F" w:rsidRPr="002A3F64">
        <w:rPr>
          <w:rFonts w:ascii="Arial" w:hAnsi="Arial"/>
          <w:sz w:val="23"/>
          <w:lang w:val="en-CA"/>
          <w:rPrChange w:id="1652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1653" w:author="QC" w:date="2026-07-02T05:33:00Z">
            <w:rPr>
              <w:rFonts w:ascii="Arial" w:hAnsi="Arial"/>
              <w:sz w:val="23"/>
            </w:rPr>
          </w:rPrChange>
        </w:rPr>
        <w:t xml:space="preserve">And </w:t>
      </w:r>
    </w:p>
    <w:p w14:paraId="539238BD" w14:textId="11180E22" w:rsidR="00BD4E39" w:rsidRPr="002A3F64" w:rsidRDefault="00105FA1" w:rsidP="00955D02">
      <w:pPr>
        <w:widowControl w:val="0"/>
        <w:spacing w:after="100" w:afterAutospacing="1" w:line="360" w:lineRule="auto"/>
        <w:ind w:left="2520" w:hanging="1800"/>
        <w:jc w:val="both"/>
        <w:rPr>
          <w:ins w:id="1654" w:author="QC" w:date="2026-07-02T05:33:00Z"/>
          <w:rFonts w:ascii="Arial" w:hAnsi="Arial" w:cs="Arial"/>
          <w:bCs/>
          <w:sz w:val="23"/>
          <w:lang w:val="en-CA"/>
        </w:rPr>
      </w:pPr>
      <w:del w:id="1655" w:author="QC" w:date="2026-07-02T05:33:00Z">
        <w:r>
          <w:rPr>
            <w:rFonts w:ascii="Arial" w:hAnsi="Arial" w:cs="Arial"/>
            <w:bCs/>
            <w:sz w:val="23"/>
          </w:rPr>
          <w:delText>00:28</w:delText>
        </w:r>
        <w:r>
          <w:rPr>
            <w:rFonts w:ascii="Arial" w:hAnsi="Arial" w:cs="Arial"/>
            <w:bCs/>
            <w:sz w:val="23"/>
          </w:rPr>
          <w:tab/>
        </w:r>
      </w:del>
      <w:r w:rsidR="00955D02" w:rsidRPr="002A3F64">
        <w:rPr>
          <w:rFonts w:ascii="Arial" w:hAnsi="Arial"/>
          <w:sz w:val="23"/>
          <w:lang w:val="en-CA"/>
          <w:rPrChange w:id="1656" w:author="QC" w:date="2026-07-02T05:33:00Z">
            <w:rPr>
              <w:rFonts w:ascii="Arial" w:hAnsi="Arial"/>
              <w:sz w:val="23"/>
            </w:rPr>
          </w:rPrChange>
        </w:rPr>
        <w:t xml:space="preserve">so, I'm </w:t>
      </w:r>
    </w:p>
    <w:p w14:paraId="496A8A58" w14:textId="62E2FA8D" w:rsidR="00955D02" w:rsidRPr="002A3F64" w:rsidRDefault="00BD4E39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57" w:author="QC" w:date="2026-07-02T05:33:00Z">
            <w:rPr>
              <w:rFonts w:ascii="Arial" w:hAnsi="Arial"/>
              <w:sz w:val="23"/>
            </w:rPr>
          </w:rPrChange>
        </w:rPr>
      </w:pPr>
      <w:ins w:id="1658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00:28</w:t>
        </w:r>
        <w:r w:rsidRPr="002A3F64">
          <w:rPr>
            <w:rFonts w:ascii="Arial" w:hAnsi="Arial" w:cs="Arial"/>
            <w:bCs/>
            <w:sz w:val="23"/>
            <w:lang w:val="en-CA"/>
          </w:rPr>
          <w:tab/>
        </w:r>
      </w:ins>
      <w:r w:rsidR="00955D02" w:rsidRPr="002A3F64">
        <w:rPr>
          <w:rFonts w:ascii="Arial" w:hAnsi="Arial"/>
          <w:sz w:val="23"/>
          <w:lang w:val="en-CA"/>
          <w:rPrChange w:id="1659" w:author="QC" w:date="2026-07-02T05:33:00Z">
            <w:rPr>
              <w:rFonts w:ascii="Arial" w:hAnsi="Arial"/>
              <w:sz w:val="23"/>
            </w:rPr>
          </w:rPrChange>
        </w:rPr>
        <w:t xml:space="preserve">texting her and it's like </w:t>
      </w:r>
      <w:del w:id="1660" w:author="QC" w:date="2026-07-02T05:33:00Z">
        <w:r w:rsidR="0092580F">
          <w:rPr>
            <w:rFonts w:ascii="Arial" w:hAnsi="Arial" w:cs="Arial"/>
            <w:bCs/>
            <w:sz w:val="23"/>
          </w:rPr>
          <w:delText>3:00</w:delText>
        </w:r>
      </w:del>
      <w:ins w:id="1661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three</w:t>
        </w:r>
      </w:ins>
      <w:r w:rsidRPr="002A3F64">
        <w:rPr>
          <w:rFonts w:ascii="Arial" w:hAnsi="Arial"/>
          <w:sz w:val="23"/>
          <w:lang w:val="en-CA"/>
          <w:rPrChange w:id="1662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1663" w:author="QC" w:date="2026-07-02T05:33:00Z">
            <w:rPr>
              <w:rFonts w:ascii="Arial" w:hAnsi="Arial"/>
              <w:sz w:val="23"/>
            </w:rPr>
          </w:rPrChange>
        </w:rPr>
        <w:t>in the morning.</w:t>
      </w:r>
    </w:p>
    <w:p w14:paraId="174A3BB2" w14:textId="38B2E903" w:rsidR="00105FA1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6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66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666" w:author="QC" w:date="2026-07-02T05:33:00Z">
            <w:rPr>
              <w:rFonts w:ascii="Arial" w:hAnsi="Arial"/>
              <w:sz w:val="23"/>
            </w:rPr>
          </w:rPrChange>
        </w:rPr>
        <w:tab/>
        <w:t>Okay.  All right</w:t>
      </w:r>
      <w:del w:id="166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so</w:delText>
        </w:r>
      </w:del>
      <w:ins w:id="1668" w:author="QC" w:date="2026-07-02T05:33:00Z">
        <w:r w:rsidR="00B1041B" w:rsidRPr="002A3F64">
          <w:rPr>
            <w:rFonts w:ascii="Arial" w:hAnsi="Arial" w:cs="Arial"/>
            <w:bCs/>
            <w:sz w:val="23"/>
            <w:lang w:val="en-CA"/>
          </w:rPr>
          <w:t>.  S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</w:t>
        </w:r>
      </w:ins>
      <w:r w:rsidR="00955D02" w:rsidRPr="002A3F64">
        <w:rPr>
          <w:rFonts w:ascii="Arial" w:hAnsi="Arial"/>
          <w:sz w:val="23"/>
          <w:lang w:val="en-CA"/>
          <w:rPrChange w:id="1669" w:author="QC" w:date="2026-07-02T05:33:00Z">
            <w:rPr>
              <w:rFonts w:ascii="Arial" w:hAnsi="Arial"/>
              <w:sz w:val="23"/>
            </w:rPr>
          </w:rPrChange>
        </w:rPr>
        <w:t xml:space="preserve"> the last...</w:t>
      </w:r>
    </w:p>
    <w:p w14:paraId="15E0DA7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7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67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105FA1" w:rsidRPr="002A3F64">
        <w:rPr>
          <w:rFonts w:ascii="Arial" w:hAnsi="Arial"/>
          <w:sz w:val="23"/>
          <w:lang w:val="en-CA"/>
          <w:rPrChange w:id="1672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1673" w:author="QC" w:date="2026-07-02T05:33:00Z">
            <w:rPr>
              <w:rFonts w:ascii="Arial" w:hAnsi="Arial"/>
              <w:sz w:val="23"/>
            </w:rPr>
          </w:rPrChange>
        </w:rPr>
        <w:t>Oh, sorry.</w:t>
      </w:r>
    </w:p>
    <w:p w14:paraId="6E297638" w14:textId="5724A7A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7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67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676" w:author="QC" w:date="2026-07-02T05:33:00Z">
            <w:rPr>
              <w:rFonts w:ascii="Arial" w:hAnsi="Arial"/>
              <w:sz w:val="23"/>
            </w:rPr>
          </w:rPrChange>
        </w:rPr>
        <w:tab/>
        <w:t>No problem.</w:t>
      </w:r>
      <w:r w:rsidR="00105FA1" w:rsidRPr="002A3F64">
        <w:rPr>
          <w:rFonts w:ascii="Arial" w:hAnsi="Arial"/>
          <w:sz w:val="23"/>
          <w:lang w:val="en-CA"/>
          <w:rPrChange w:id="1677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1678" w:author="QC" w:date="2026-07-02T05:33:00Z">
            <w:rPr>
              <w:rFonts w:ascii="Arial" w:hAnsi="Arial"/>
              <w:sz w:val="23"/>
            </w:rPr>
          </w:rPrChange>
        </w:rPr>
        <w:t xml:space="preserve">The last </w:t>
      </w:r>
      <w:del w:id="167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email</w:delText>
        </w:r>
      </w:del>
      <w:ins w:id="1680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e</w:t>
        </w:r>
        <w:r w:rsidR="00B1041B" w:rsidRPr="002A3F64">
          <w:rPr>
            <w:rFonts w:ascii="Arial" w:hAnsi="Arial" w:cs="Arial"/>
            <w:bCs/>
            <w:sz w:val="23"/>
            <w:lang w:val="en-CA"/>
          </w:rPr>
          <w:t>-,</w:t>
        </w:r>
      </w:ins>
      <w:r w:rsidR="00B1041B" w:rsidRPr="002A3F64">
        <w:rPr>
          <w:rFonts w:ascii="Arial" w:hAnsi="Arial"/>
          <w:sz w:val="23"/>
          <w:lang w:val="en-CA"/>
          <w:rPrChange w:id="1681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1682" w:author="QC" w:date="2026-07-02T05:33:00Z">
            <w:rPr>
              <w:rFonts w:ascii="Arial" w:hAnsi="Arial"/>
              <w:sz w:val="23"/>
            </w:rPr>
          </w:rPrChange>
        </w:rPr>
        <w:t xml:space="preserve">or text message that you have from her that she responds to is </w:t>
      </w:r>
      <w:del w:id="168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welcom</w:delText>
        </w:r>
      </w:del>
      <w:ins w:id="1684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welcom</w:t>
        </w:r>
        <w:r w:rsidR="00DA40B2" w:rsidRPr="002A3F64">
          <w:rPr>
            <w:rFonts w:ascii="Arial" w:hAnsi="Arial" w:cs="Arial"/>
            <w:bCs/>
            <w:sz w:val="23"/>
            <w:lang w:val="en-CA"/>
          </w:rPr>
          <w:t>e</w:t>
        </w:r>
      </w:ins>
      <w:r w:rsidR="00955D02" w:rsidRPr="002A3F64">
        <w:rPr>
          <w:rFonts w:ascii="Arial" w:hAnsi="Arial"/>
          <w:sz w:val="23"/>
          <w:lang w:val="en-CA"/>
          <w:rPrChange w:id="1685" w:author="QC" w:date="2026-07-02T05:33:00Z">
            <w:rPr>
              <w:rFonts w:ascii="Arial" w:hAnsi="Arial"/>
              <w:sz w:val="23"/>
            </w:rPr>
          </w:rPrChange>
        </w:rPr>
        <w:t>-</w:t>
      </w:r>
      <w:r w:rsidR="00105FA1" w:rsidRPr="002A3F64">
        <w:rPr>
          <w:rFonts w:ascii="Arial" w:hAnsi="Arial"/>
          <w:sz w:val="23"/>
          <w:lang w:val="en-CA"/>
          <w:rPrChange w:id="1686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1687" w:author="QC" w:date="2026-07-02T05:33:00Z">
            <w:rPr>
              <w:rFonts w:ascii="Arial" w:hAnsi="Arial"/>
              <w:sz w:val="23"/>
            </w:rPr>
          </w:rPrChange>
        </w:rPr>
        <w:t xml:space="preserve"> welcoming you back and that's on Monday, Monday the </w:t>
      </w:r>
      <w:r w:rsidR="00105FA1" w:rsidRPr="002A3F64">
        <w:rPr>
          <w:rFonts w:ascii="Arial" w:hAnsi="Arial"/>
          <w:sz w:val="23"/>
          <w:lang w:val="en-CA"/>
          <w:rPrChange w:id="1688" w:author="QC" w:date="2026-07-02T05:33:00Z">
            <w:rPr>
              <w:rFonts w:ascii="Arial" w:hAnsi="Arial"/>
              <w:sz w:val="23"/>
            </w:rPr>
          </w:rPrChange>
        </w:rPr>
        <w:t>29</w:t>
      </w:r>
      <w:r w:rsidR="00955D02" w:rsidRPr="002A3F64">
        <w:rPr>
          <w:rFonts w:ascii="Arial" w:hAnsi="Arial"/>
          <w:sz w:val="23"/>
          <w:lang w:val="en-CA"/>
          <w:rPrChange w:id="1689" w:author="QC" w:date="2026-07-02T05:33:00Z">
            <w:rPr>
              <w:rFonts w:ascii="Arial" w:hAnsi="Arial"/>
              <w:sz w:val="23"/>
            </w:rPr>
          </w:rPrChange>
        </w:rPr>
        <w:t xml:space="preserve">th, and that's your message to her, it says </w:t>
      </w:r>
      <w:r w:rsidR="00105FA1" w:rsidRPr="002A3F64">
        <w:rPr>
          <w:rFonts w:ascii="Arial" w:hAnsi="Arial"/>
          <w:sz w:val="23"/>
          <w:lang w:val="en-CA"/>
          <w:rPrChange w:id="1690" w:author="QC" w:date="2026-07-02T05:33:00Z">
            <w:rPr>
              <w:rFonts w:ascii="Arial" w:hAnsi="Arial"/>
              <w:sz w:val="23"/>
            </w:rPr>
          </w:rPrChange>
        </w:rPr>
        <w:t>7:15</w:t>
      </w:r>
      <w:r w:rsidR="00955D02" w:rsidRPr="002A3F64">
        <w:rPr>
          <w:rFonts w:ascii="Arial" w:hAnsi="Arial"/>
          <w:sz w:val="23"/>
          <w:lang w:val="en-CA"/>
          <w:rPrChange w:id="1691" w:author="QC" w:date="2026-07-02T05:33:00Z">
            <w:rPr>
              <w:rFonts w:ascii="Arial" w:hAnsi="Arial"/>
              <w:sz w:val="23"/>
            </w:rPr>
          </w:rPrChange>
        </w:rPr>
        <w:t>.</w:t>
      </w:r>
    </w:p>
    <w:p w14:paraId="47A939A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9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69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694" w:author="QC" w:date="2026-07-02T05:33:00Z">
            <w:rPr>
              <w:rFonts w:ascii="Arial" w:hAnsi="Arial"/>
              <w:sz w:val="23"/>
            </w:rPr>
          </w:rPrChange>
        </w:rPr>
        <w:tab/>
        <w:t>Yeah.</w:t>
      </w:r>
    </w:p>
    <w:p w14:paraId="4214B5EC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9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696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697" w:author="QC" w:date="2026-07-02T05:33:00Z">
            <w:rPr>
              <w:rFonts w:ascii="Arial" w:hAnsi="Arial"/>
              <w:sz w:val="23"/>
            </w:rPr>
          </w:rPrChange>
        </w:rPr>
        <w:tab/>
      </w:r>
      <w:r w:rsidR="00105FA1" w:rsidRPr="002A3F64">
        <w:rPr>
          <w:rFonts w:ascii="Arial" w:hAnsi="Arial"/>
          <w:sz w:val="23"/>
          <w:lang w:val="en-CA"/>
          <w:rPrChange w:id="1698" w:author="QC" w:date="2026-07-02T05:33:00Z">
            <w:rPr>
              <w:rFonts w:ascii="Arial" w:hAnsi="Arial"/>
              <w:sz w:val="23"/>
            </w:rPr>
          </w:rPrChange>
        </w:rPr>
        <w:t>She responds vers…</w:t>
      </w:r>
    </w:p>
    <w:p w14:paraId="2F93EFC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69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0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701" w:author="QC" w:date="2026-07-02T05:33:00Z">
            <w:rPr>
              <w:rFonts w:ascii="Arial" w:hAnsi="Arial"/>
              <w:sz w:val="23"/>
            </w:rPr>
          </w:rPrChange>
        </w:rPr>
        <w:tab/>
        <w:t>She's in the black.</w:t>
      </w:r>
    </w:p>
    <w:p w14:paraId="5963A034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0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0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704" w:author="QC" w:date="2026-07-02T05:33:00Z">
            <w:rPr>
              <w:rFonts w:ascii="Arial" w:hAnsi="Arial"/>
              <w:sz w:val="23"/>
            </w:rPr>
          </w:rPrChange>
        </w:rPr>
        <w:tab/>
        <w:t xml:space="preserve">Right.  I'm just looking timestamp-wise, her response to you is at </w:t>
      </w:r>
      <w:r w:rsidR="00105FA1" w:rsidRPr="002A3F64">
        <w:rPr>
          <w:rFonts w:ascii="Arial" w:hAnsi="Arial"/>
          <w:sz w:val="23"/>
          <w:lang w:val="en-CA"/>
          <w:rPrChange w:id="1705" w:author="QC" w:date="2026-07-02T05:33:00Z">
            <w:rPr>
              <w:rFonts w:ascii="Arial" w:hAnsi="Arial"/>
              <w:sz w:val="23"/>
            </w:rPr>
          </w:rPrChange>
        </w:rPr>
        <w:t>8:02</w:t>
      </w:r>
      <w:r w:rsidR="00955D02" w:rsidRPr="002A3F64">
        <w:rPr>
          <w:rFonts w:ascii="Arial" w:hAnsi="Arial"/>
          <w:sz w:val="23"/>
          <w:lang w:val="en-CA"/>
          <w:rPrChange w:id="1706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  <w:r w:rsidR="00105FA1" w:rsidRPr="002A3F64">
        <w:rPr>
          <w:rFonts w:ascii="Arial" w:hAnsi="Arial"/>
          <w:sz w:val="23"/>
          <w:lang w:val="en-CA"/>
          <w:rPrChange w:id="1707" w:author="QC" w:date="2026-07-02T05:33:00Z">
            <w:rPr>
              <w:rFonts w:ascii="Arial" w:hAnsi="Arial"/>
              <w:sz w:val="23"/>
            </w:rPr>
          </w:rPrChange>
        </w:rPr>
        <w:t>8:02</w:t>
      </w:r>
      <w:r w:rsidR="00955D02" w:rsidRPr="002A3F64">
        <w:rPr>
          <w:rFonts w:ascii="Arial" w:hAnsi="Arial"/>
          <w:sz w:val="23"/>
          <w:lang w:val="en-CA"/>
          <w:rPrChange w:id="1708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105FA1" w:rsidRPr="002A3F64">
        <w:rPr>
          <w:rFonts w:ascii="Arial" w:hAnsi="Arial"/>
          <w:sz w:val="23"/>
          <w:lang w:val="en-CA"/>
          <w:rPrChange w:id="1709" w:author="QC" w:date="2026-07-02T05:33:00Z">
            <w:rPr>
              <w:rFonts w:ascii="Arial" w:hAnsi="Arial"/>
              <w:sz w:val="23"/>
            </w:rPr>
          </w:rPrChange>
        </w:rPr>
        <w:t>a.m.</w:t>
      </w:r>
    </w:p>
    <w:p w14:paraId="5E05DA15" w14:textId="175B08EC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1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1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712" w:author="QC" w:date="2026-07-02T05:33:00Z">
            <w:rPr>
              <w:rFonts w:ascii="Arial" w:hAnsi="Arial"/>
              <w:sz w:val="23"/>
            </w:rPr>
          </w:rPrChange>
        </w:rPr>
        <w:tab/>
        <w:t>So</w:t>
      </w:r>
      <w:del w:id="171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714" w:author="QC" w:date="2026-07-02T05:33:00Z">
            <w:rPr>
              <w:rFonts w:ascii="Arial" w:hAnsi="Arial"/>
              <w:sz w:val="23"/>
            </w:rPr>
          </w:rPrChange>
        </w:rPr>
        <w:t xml:space="preserve"> she was in Wellington County then</w:t>
      </w:r>
      <w:del w:id="171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716" w:author="QC" w:date="2026-07-02T05:33:00Z">
        <w:r w:rsidR="00761A69" w:rsidRPr="002A3F64">
          <w:rPr>
            <w:rFonts w:ascii="Arial" w:hAnsi="Arial" w:cs="Arial"/>
            <w:bCs/>
            <w:sz w:val="23"/>
            <w:lang w:val="en-CA"/>
          </w:rPr>
          <w:t xml:space="preserve">. </w:t>
        </w:r>
      </w:ins>
      <w:r w:rsidR="00761A69" w:rsidRPr="002A3F64">
        <w:rPr>
          <w:rFonts w:ascii="Arial" w:hAnsi="Arial"/>
          <w:sz w:val="23"/>
          <w:lang w:val="en-CA"/>
          <w:rPrChange w:id="1717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1718" w:author="QC" w:date="2026-07-02T05:33:00Z">
            <w:rPr>
              <w:rFonts w:ascii="Arial" w:hAnsi="Arial"/>
              <w:sz w:val="23"/>
            </w:rPr>
          </w:rPrChange>
        </w:rPr>
        <w:t>I, I</w:t>
      </w:r>
      <w:del w:id="171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720" w:author="QC" w:date="2026-07-02T05:33:00Z">
        <w:r w:rsidR="00761A69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721" w:author="QC" w:date="2026-07-02T05:33:00Z">
            <w:rPr>
              <w:rFonts w:ascii="Arial" w:hAnsi="Arial"/>
              <w:sz w:val="23"/>
            </w:rPr>
          </w:rPrChange>
        </w:rPr>
        <w:t xml:space="preserve"> that's what she said.</w:t>
      </w:r>
    </w:p>
    <w:p w14:paraId="218C46C0" w14:textId="1A72086C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2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2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724" w:author="QC" w:date="2026-07-02T05:33:00Z">
            <w:rPr>
              <w:rFonts w:ascii="Arial" w:hAnsi="Arial"/>
              <w:sz w:val="23"/>
            </w:rPr>
          </w:rPrChange>
        </w:rPr>
        <w:tab/>
        <w:t>Okay.  All right.  So</w:t>
      </w:r>
      <w:del w:id="172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726" w:author="QC" w:date="2026-07-02T05:33:00Z">
            <w:rPr>
              <w:rFonts w:ascii="Arial" w:hAnsi="Arial"/>
              <w:sz w:val="23"/>
            </w:rPr>
          </w:rPrChange>
        </w:rPr>
        <w:t xml:space="preserve"> when you get home</w:t>
      </w:r>
      <w:r w:rsidR="00CE229E" w:rsidRPr="002A3F64">
        <w:rPr>
          <w:rFonts w:ascii="Arial" w:hAnsi="Arial"/>
          <w:sz w:val="23"/>
          <w:lang w:val="en-CA"/>
          <w:rPrChange w:id="1727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728" w:author="QC" w:date="2026-07-02T05:33:00Z">
            <w:rPr>
              <w:rFonts w:ascii="Arial" w:hAnsi="Arial"/>
              <w:sz w:val="23"/>
            </w:rPr>
          </w:rPrChange>
        </w:rPr>
        <w:t>ou</w:t>
      </w:r>
      <w:r w:rsidR="00CE229E" w:rsidRPr="002A3F64">
        <w:rPr>
          <w:rFonts w:ascii="Arial" w:hAnsi="Arial"/>
          <w:sz w:val="23"/>
          <w:lang w:val="en-CA"/>
          <w:rPrChange w:id="1729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730" w:author="QC" w:date="2026-07-02T05:33:00Z">
            <w:rPr>
              <w:rFonts w:ascii="Arial" w:hAnsi="Arial"/>
              <w:sz w:val="23"/>
            </w:rPr>
          </w:rPrChange>
        </w:rPr>
        <w:t>ou have some communications with her, so, uh, but obviously</w:t>
      </w:r>
      <w:r w:rsidR="00CE229E" w:rsidRPr="002A3F64">
        <w:rPr>
          <w:rFonts w:ascii="Arial" w:hAnsi="Arial"/>
          <w:sz w:val="23"/>
          <w:lang w:val="en-CA"/>
          <w:rPrChange w:id="1731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732" w:author="QC" w:date="2026-07-02T05:33:00Z">
            <w:rPr>
              <w:rFonts w:ascii="Arial" w:hAnsi="Arial"/>
              <w:sz w:val="23"/>
            </w:rPr>
          </w:rPrChange>
        </w:rPr>
        <w:t>ou haven't seen her at all since you returned from England?</w:t>
      </w:r>
    </w:p>
    <w:p w14:paraId="1D82F58A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3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3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735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4412750A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3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3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738" w:author="QC" w:date="2026-07-02T05:33:00Z">
            <w:rPr>
              <w:rFonts w:ascii="Arial" w:hAnsi="Arial"/>
              <w:sz w:val="23"/>
            </w:rPr>
          </w:rPrChange>
        </w:rPr>
        <w:tab/>
        <w:t>Okay.  You go by the house...</w:t>
      </w:r>
    </w:p>
    <w:p w14:paraId="1320EC88" w14:textId="6A28815E" w:rsidR="00596420" w:rsidRPr="002A3F64" w:rsidRDefault="00596420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3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40" w:author="QC" w:date="2026-07-02T05:33:00Z">
            <w:rPr>
              <w:rFonts w:ascii="Arial" w:hAnsi="Arial"/>
              <w:sz w:val="23"/>
            </w:rPr>
          </w:rPrChange>
        </w:rPr>
        <w:t>00:29</w:t>
      </w:r>
      <w:ins w:id="1741" w:author="QC" w:date="2026-07-02T05:33:00Z">
        <w:r w:rsidR="005C1196" w:rsidRPr="002A3F64">
          <w:rPr>
            <w:rFonts w:ascii="Arial" w:hAnsi="Arial" w:cs="Arial"/>
            <w:bCs/>
            <w:sz w:val="23"/>
            <w:lang w:val="en-CA"/>
          </w:rPr>
          <w:tab/>
        </w:r>
      </w:ins>
    </w:p>
    <w:p w14:paraId="711EE675" w14:textId="23B9E40A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4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4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744" w:author="QC" w:date="2026-07-02T05:33:00Z">
            <w:rPr>
              <w:rFonts w:ascii="Arial" w:hAnsi="Arial"/>
              <w:sz w:val="23"/>
            </w:rPr>
          </w:rPrChange>
        </w:rPr>
        <w:tab/>
        <w:t xml:space="preserve">On, </w:t>
      </w:r>
      <w:r w:rsidR="005C1196" w:rsidRPr="002A3F64">
        <w:rPr>
          <w:rFonts w:ascii="Arial" w:hAnsi="Arial"/>
          <w:sz w:val="23"/>
          <w:lang w:val="en-CA"/>
          <w:rPrChange w:id="1745" w:author="QC" w:date="2026-07-02T05:33:00Z">
            <w:rPr>
              <w:rFonts w:ascii="Arial" w:hAnsi="Arial"/>
              <w:sz w:val="23"/>
            </w:rPr>
          </w:rPrChange>
        </w:rPr>
        <w:t>um</w:t>
      </w:r>
      <w:del w:id="1746" w:author="QC" w:date="2026-07-02T05:33:00Z">
        <w:r w:rsidR="00596420">
          <w:rPr>
            <w:rFonts w:ascii="Arial" w:hAnsi="Arial" w:cs="Arial"/>
            <w:bCs/>
            <w:sz w:val="23"/>
          </w:rPr>
          <w:delText>,</w:delText>
        </w:r>
      </w:del>
      <w:ins w:id="1747" w:author="QC" w:date="2026-07-02T05:33:00Z">
        <w:r w:rsidR="005C1196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596420" w:rsidRPr="002A3F64">
          <w:rPr>
            <w:rFonts w:ascii="Arial" w:hAnsi="Arial" w:cs="Arial"/>
            <w:bCs/>
            <w:sz w:val="23"/>
            <w:lang w:val="en-CA"/>
          </w:rPr>
          <w:t xml:space="preserve">, </w:t>
        </w:r>
        <w:r w:rsidR="005C1196" w:rsidRPr="002A3F64">
          <w:rPr>
            <w:rFonts w:ascii="Arial" w:hAnsi="Arial" w:cs="Arial"/>
            <w:b/>
            <w:bCs/>
            <w:i/>
            <w:iCs/>
            <w:sz w:val="23"/>
            <w:lang w:val="en-CA"/>
          </w:rPr>
          <w:t>(operates cell phone)</w:t>
        </w:r>
      </w:ins>
      <w:r w:rsidR="005C1196" w:rsidRPr="002A3F64">
        <w:rPr>
          <w:rFonts w:ascii="Arial" w:hAnsi="Arial"/>
          <w:sz w:val="23"/>
          <w:lang w:val="en-CA"/>
          <w:rPrChange w:id="1748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596420" w:rsidRPr="002A3F64">
        <w:rPr>
          <w:rFonts w:ascii="Arial" w:hAnsi="Arial"/>
          <w:sz w:val="23"/>
          <w:lang w:val="en-CA"/>
          <w:rPrChange w:id="1749" w:author="QC" w:date="2026-07-02T05:33:00Z">
            <w:rPr>
              <w:rFonts w:ascii="Arial" w:hAnsi="Arial"/>
              <w:sz w:val="23"/>
            </w:rPr>
          </w:rPrChange>
        </w:rPr>
        <w:t>u</w:t>
      </w:r>
      <w:r w:rsidR="00955D02" w:rsidRPr="002A3F64">
        <w:rPr>
          <w:rFonts w:ascii="Arial" w:hAnsi="Arial"/>
          <w:sz w:val="23"/>
          <w:lang w:val="en-CA"/>
          <w:rPrChange w:id="1750" w:author="QC" w:date="2026-07-02T05:33:00Z">
            <w:rPr>
              <w:rFonts w:ascii="Arial" w:hAnsi="Arial"/>
              <w:sz w:val="23"/>
            </w:rPr>
          </w:rPrChange>
        </w:rPr>
        <w:t xml:space="preserve">m, well, in the meantime, I'm asking other friends, </w:t>
      </w:r>
      <w:r w:rsidR="00F6003D" w:rsidRPr="002A3F64">
        <w:rPr>
          <w:rFonts w:ascii="Arial" w:hAnsi="Arial"/>
          <w:sz w:val="23"/>
          <w:lang w:val="en-CA"/>
          <w:rPrChange w:id="1751" w:author="QC" w:date="2026-07-02T05:33:00Z">
            <w:rPr>
              <w:rFonts w:ascii="Arial" w:hAnsi="Arial"/>
              <w:sz w:val="23"/>
            </w:rPr>
          </w:rPrChange>
        </w:rPr>
        <w:t>h</w:t>
      </w:r>
      <w:r w:rsidR="00955D02" w:rsidRPr="002A3F64">
        <w:rPr>
          <w:rFonts w:ascii="Arial" w:hAnsi="Arial"/>
          <w:sz w:val="23"/>
          <w:lang w:val="en-CA"/>
          <w:rPrChange w:id="1752" w:author="QC" w:date="2026-07-02T05:33:00Z">
            <w:rPr>
              <w:rFonts w:ascii="Arial" w:hAnsi="Arial"/>
              <w:sz w:val="23"/>
            </w:rPr>
          </w:rPrChange>
        </w:rPr>
        <w:t>ave you seen Jen?  What's going on?  Where is she?  She's not texting back, that's unusual.  Um, but I thought maybe she was still at Wellington County.</w:t>
      </w:r>
    </w:p>
    <w:p w14:paraId="497C1A8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5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54" w:author="QC" w:date="2026-07-02T05:33:00Z">
            <w:rPr>
              <w:rFonts w:ascii="Arial" w:hAnsi="Arial"/>
              <w:sz w:val="23"/>
            </w:rPr>
          </w:rPrChange>
        </w:rPr>
        <w:lastRenderedPageBreak/>
        <w:t>BRIGGS:</w:t>
      </w:r>
      <w:r w:rsidR="00955D02" w:rsidRPr="002A3F64">
        <w:rPr>
          <w:rFonts w:ascii="Arial" w:hAnsi="Arial"/>
          <w:sz w:val="23"/>
          <w:lang w:val="en-CA"/>
          <w:rPrChange w:id="1755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391288FB" w14:textId="25F045B1" w:rsidR="009977C8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5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5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758" w:author="QC" w:date="2026-07-02T05:33:00Z">
            <w:rPr>
              <w:rFonts w:ascii="Arial" w:hAnsi="Arial"/>
              <w:sz w:val="23"/>
            </w:rPr>
          </w:rPrChange>
        </w:rPr>
        <w:tab/>
        <w:t>So</w:t>
      </w:r>
      <w:del w:id="175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760" w:author="QC" w:date="2026-07-02T05:33:00Z">
            <w:rPr>
              <w:rFonts w:ascii="Arial" w:hAnsi="Arial"/>
              <w:sz w:val="23"/>
            </w:rPr>
          </w:rPrChange>
        </w:rPr>
        <w:t xml:space="preserve"> I drove by her house on Tuesday, May </w:t>
      </w:r>
      <w:r w:rsidR="00F6003D" w:rsidRPr="002A3F64">
        <w:rPr>
          <w:rFonts w:ascii="Arial" w:hAnsi="Arial"/>
          <w:sz w:val="23"/>
          <w:lang w:val="en-CA"/>
          <w:rPrChange w:id="1761" w:author="QC" w:date="2026-07-02T05:33:00Z">
            <w:rPr>
              <w:rFonts w:ascii="Arial" w:hAnsi="Arial"/>
              <w:sz w:val="23"/>
            </w:rPr>
          </w:rPrChange>
        </w:rPr>
        <w:t>2</w:t>
      </w:r>
      <w:r w:rsidR="00955D02" w:rsidRPr="002A3F64">
        <w:rPr>
          <w:rFonts w:ascii="Arial" w:hAnsi="Arial"/>
          <w:sz w:val="23"/>
          <w:lang w:val="en-CA"/>
          <w:rPrChange w:id="1762" w:author="QC" w:date="2026-07-02T05:33:00Z">
            <w:rPr>
              <w:rFonts w:ascii="Arial" w:hAnsi="Arial"/>
              <w:sz w:val="23"/>
            </w:rPr>
          </w:rPrChange>
        </w:rPr>
        <w:t xml:space="preserve">nd about, um, </w:t>
      </w:r>
      <w:r w:rsidR="009977C8" w:rsidRPr="002A3F64">
        <w:rPr>
          <w:rFonts w:ascii="Arial" w:hAnsi="Arial"/>
          <w:sz w:val="23"/>
          <w:lang w:val="en-CA"/>
          <w:rPrChange w:id="1763" w:author="QC" w:date="2026-07-02T05:33:00Z">
            <w:rPr>
              <w:rFonts w:ascii="Arial" w:hAnsi="Arial"/>
              <w:sz w:val="23"/>
            </w:rPr>
          </w:rPrChange>
        </w:rPr>
        <w:t xml:space="preserve">one o’clock </w:t>
      </w:r>
      <w:r w:rsidR="00955D02" w:rsidRPr="002A3F64">
        <w:rPr>
          <w:rFonts w:ascii="Arial" w:hAnsi="Arial"/>
          <w:sz w:val="23"/>
          <w:lang w:val="en-CA"/>
          <w:rPrChange w:id="1764" w:author="QC" w:date="2026-07-02T05:33:00Z">
            <w:rPr>
              <w:rFonts w:ascii="Arial" w:hAnsi="Arial"/>
              <w:sz w:val="23"/>
            </w:rPr>
          </w:rPrChange>
        </w:rPr>
        <w:t>in the afternoon 'cause I was driving to Brantford</w:t>
      </w:r>
      <w:del w:id="176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And</w:delText>
        </w:r>
      </w:del>
      <w:ins w:id="1766" w:author="QC" w:date="2026-07-02T05:33:00Z">
        <w:r w:rsidR="00200AB0" w:rsidRPr="002A3F64">
          <w:rPr>
            <w:rFonts w:ascii="Arial" w:hAnsi="Arial" w:cs="Arial"/>
            <w:bCs/>
            <w:sz w:val="23"/>
            <w:lang w:val="en-CA"/>
          </w:rPr>
          <w:t xml:space="preserve">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1767" w:author="QC" w:date="2026-07-02T05:33:00Z">
            <w:rPr>
              <w:rFonts w:ascii="Arial" w:hAnsi="Arial"/>
              <w:sz w:val="23"/>
            </w:rPr>
          </w:rPrChange>
        </w:rPr>
        <w:t xml:space="preserve"> I saw the yellow tape</w:t>
      </w:r>
      <w:ins w:id="1768" w:author="QC" w:date="2026-07-02T05:33:00Z">
        <w:r w:rsidR="00200AB0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769" w:author="QC" w:date="2026-07-02T05:33:00Z">
            <w:rPr>
              <w:rFonts w:ascii="Arial" w:hAnsi="Arial"/>
              <w:sz w:val="23"/>
            </w:rPr>
          </w:rPrChange>
        </w:rPr>
        <w:t xml:space="preserve"> but I thought that</w:t>
      </w:r>
      <w:del w:id="177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771" w:author="QC" w:date="2026-07-02T05:33:00Z">
        <w:r w:rsidR="00200AB0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772" w:author="QC" w:date="2026-07-02T05:33:00Z">
            <w:rPr>
              <w:rFonts w:ascii="Arial" w:hAnsi="Arial"/>
              <w:sz w:val="23"/>
            </w:rPr>
          </w:rPrChange>
        </w:rPr>
        <w:t xml:space="preserve"> and I saw her car and George's truck.  But I thought the yellow tape was yellow tape that I have at home that we use from</w:t>
      </w:r>
      <w:ins w:id="1773" w:author="QC" w:date="2026-07-02T05:33:00Z">
        <w:r w:rsidR="001D43DC" w:rsidRPr="002A3F64">
          <w:rPr>
            <w:rFonts w:ascii="Arial" w:hAnsi="Arial" w:cs="Arial"/>
            <w:bCs/>
            <w:sz w:val="23"/>
            <w:lang w:val="en-CA"/>
          </w:rPr>
          <w:t xml:space="preserve"> </w:t>
        </w:r>
      </w:ins>
    </w:p>
    <w:p w14:paraId="171DDA28" w14:textId="77777777" w:rsidR="00955D02" w:rsidRPr="002A3F64" w:rsidRDefault="009977C8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7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75" w:author="QC" w:date="2026-07-02T05:33:00Z">
            <w:rPr>
              <w:rFonts w:ascii="Arial" w:hAnsi="Arial"/>
              <w:sz w:val="23"/>
            </w:rPr>
          </w:rPrChange>
        </w:rPr>
        <w:t>00:30</w:t>
      </w:r>
      <w:r w:rsidRPr="002A3F64">
        <w:rPr>
          <w:rFonts w:ascii="Arial" w:hAnsi="Arial"/>
          <w:sz w:val="23"/>
          <w:lang w:val="en-CA"/>
          <w:rPrChange w:id="1776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1777" w:author="QC" w:date="2026-07-02T05:33:00Z">
            <w:rPr>
              <w:rFonts w:ascii="Arial" w:hAnsi="Arial"/>
              <w:sz w:val="23"/>
            </w:rPr>
          </w:rPrChange>
        </w:rPr>
        <w:t>Home Depot to make a tennis net when there's no net.</w:t>
      </w:r>
    </w:p>
    <w:p w14:paraId="6F46E34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7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79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780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0D8933B2" w14:textId="4006E8D3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78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782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783" w:author="QC" w:date="2026-07-02T05:33:00Z">
            <w:rPr>
              <w:rFonts w:ascii="Arial" w:hAnsi="Arial"/>
              <w:sz w:val="23"/>
            </w:rPr>
          </w:rPrChange>
        </w:rPr>
        <w:tab/>
        <w:t>And then I</w:t>
      </w:r>
      <w:del w:id="178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785" w:author="QC" w:date="2026-07-02T05:33:00Z">
        <w:r w:rsidR="001D43DC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786" w:author="QC" w:date="2026-07-02T05:33:00Z">
            <w:rPr>
              <w:rFonts w:ascii="Arial" w:hAnsi="Arial"/>
              <w:sz w:val="23"/>
            </w:rPr>
          </w:rPrChange>
        </w:rPr>
        <w:t xml:space="preserve"> I'm up in Brantford</w:t>
      </w:r>
      <w:ins w:id="1787" w:author="QC" w:date="2026-07-02T05:33:00Z">
        <w:r w:rsidR="001D43DC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788" w:author="QC" w:date="2026-07-02T05:33:00Z">
            <w:rPr>
              <w:rFonts w:ascii="Arial" w:hAnsi="Arial"/>
              <w:sz w:val="23"/>
            </w:rPr>
          </w:rPrChange>
        </w:rPr>
        <w:t xml:space="preserve"> seeing my grandson</w:t>
      </w:r>
      <w:del w:id="178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790" w:author="QC" w:date="2026-07-02T05:33:00Z">
            <w:rPr>
              <w:rFonts w:ascii="Arial" w:hAnsi="Arial"/>
              <w:sz w:val="23"/>
            </w:rPr>
          </w:rPrChange>
        </w:rPr>
        <w:t xml:space="preserve"> or had stuff to do up there</w:t>
      </w:r>
      <w:ins w:id="1791" w:author="QC" w:date="2026-07-02T05:33:00Z">
        <w:r w:rsidR="001D43DC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792" w:author="QC" w:date="2026-07-02T05:33:00Z">
            <w:rPr>
              <w:rFonts w:ascii="Arial" w:hAnsi="Arial"/>
              <w:sz w:val="23"/>
            </w:rPr>
          </w:rPrChange>
        </w:rPr>
        <w:t xml:space="preserve"> and I get a call on my phone from Elise about </w:t>
      </w:r>
      <w:r w:rsidR="009977C8" w:rsidRPr="002A3F64">
        <w:rPr>
          <w:rFonts w:ascii="Arial" w:hAnsi="Arial"/>
          <w:sz w:val="23"/>
          <w:lang w:val="en-CA"/>
          <w:rPrChange w:id="1793" w:author="QC" w:date="2026-07-02T05:33:00Z">
            <w:rPr>
              <w:rFonts w:ascii="Arial" w:hAnsi="Arial"/>
              <w:sz w:val="23"/>
            </w:rPr>
          </w:rPrChange>
        </w:rPr>
        <w:t>three o’clock</w:t>
      </w:r>
      <w:r w:rsidR="00CE229E" w:rsidRPr="002A3F64">
        <w:rPr>
          <w:rFonts w:ascii="Arial" w:hAnsi="Arial"/>
          <w:sz w:val="23"/>
          <w:lang w:val="en-CA"/>
          <w:rPrChange w:id="1794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795" w:author="QC" w:date="2026-07-02T05:33:00Z">
            <w:rPr>
              <w:rFonts w:ascii="Arial" w:hAnsi="Arial"/>
              <w:sz w:val="23"/>
            </w:rPr>
          </w:rPrChange>
        </w:rPr>
        <w:t xml:space="preserve">ou </w:t>
      </w:r>
      <w:r w:rsidR="009977C8" w:rsidRPr="002A3F64">
        <w:rPr>
          <w:rFonts w:ascii="Arial" w:hAnsi="Arial"/>
          <w:sz w:val="23"/>
          <w:lang w:val="en-CA"/>
          <w:rPrChange w:id="1796" w:author="QC" w:date="2026-07-02T05:33:00Z">
            <w:rPr>
              <w:rFonts w:ascii="Arial" w:hAnsi="Arial"/>
              <w:sz w:val="23"/>
            </w:rPr>
          </w:rPrChange>
        </w:rPr>
        <w:t>got to</w:t>
      </w:r>
      <w:r w:rsidR="00955D02" w:rsidRPr="002A3F64">
        <w:rPr>
          <w:rFonts w:ascii="Arial" w:hAnsi="Arial"/>
          <w:sz w:val="23"/>
          <w:lang w:val="en-CA"/>
          <w:rPrChange w:id="1797" w:author="QC" w:date="2026-07-02T05:33:00Z">
            <w:rPr>
              <w:rFonts w:ascii="Arial" w:hAnsi="Arial"/>
              <w:sz w:val="23"/>
            </w:rPr>
          </w:rPrChange>
        </w:rPr>
        <w:t xml:space="preserve"> call me back, call me back right away.  It's horrible, it's unfath</w:t>
      </w:r>
      <w:r w:rsidR="009977C8" w:rsidRPr="002A3F64">
        <w:rPr>
          <w:rFonts w:ascii="Arial" w:hAnsi="Arial"/>
          <w:sz w:val="23"/>
          <w:lang w:val="en-CA"/>
          <w:rPrChange w:id="1798" w:author="QC" w:date="2026-07-02T05:33:00Z">
            <w:rPr>
              <w:rFonts w:ascii="Arial" w:hAnsi="Arial"/>
              <w:sz w:val="23"/>
            </w:rPr>
          </w:rPrChange>
        </w:rPr>
        <w:t>-, s</w:t>
      </w:r>
      <w:r w:rsidR="00955D02" w:rsidRPr="002A3F64">
        <w:rPr>
          <w:rFonts w:ascii="Arial" w:hAnsi="Arial"/>
          <w:sz w:val="23"/>
          <w:lang w:val="en-CA"/>
          <w:rPrChange w:id="1799" w:author="QC" w:date="2026-07-02T05:33:00Z">
            <w:rPr>
              <w:rFonts w:ascii="Arial" w:hAnsi="Arial"/>
              <w:sz w:val="23"/>
            </w:rPr>
          </w:rPrChange>
        </w:rPr>
        <w:t xml:space="preserve">he wouldn't use unfathomable, but, um, </w:t>
      </w:r>
      <w:r w:rsidR="009977C8" w:rsidRPr="002A3F64">
        <w:rPr>
          <w:rFonts w:ascii="Arial" w:hAnsi="Arial"/>
          <w:sz w:val="23"/>
          <w:lang w:val="en-CA"/>
          <w:rPrChange w:id="1800" w:author="QC" w:date="2026-07-02T05:33:00Z">
            <w:rPr>
              <w:rFonts w:ascii="Arial" w:hAnsi="Arial"/>
              <w:sz w:val="23"/>
            </w:rPr>
          </w:rPrChange>
        </w:rPr>
        <w:t>i</w:t>
      </w:r>
      <w:r w:rsidR="00955D02" w:rsidRPr="002A3F64">
        <w:rPr>
          <w:rFonts w:ascii="Arial" w:hAnsi="Arial"/>
          <w:sz w:val="23"/>
          <w:lang w:val="en-CA"/>
          <w:rPrChange w:id="1801" w:author="QC" w:date="2026-07-02T05:33:00Z">
            <w:rPr>
              <w:rFonts w:ascii="Arial" w:hAnsi="Arial"/>
              <w:sz w:val="23"/>
            </w:rPr>
          </w:rPrChange>
        </w:rPr>
        <w:t>t's horrible, it's horrible.  It's about Jen and George, call me back.  So</w:t>
      </w:r>
      <w:del w:id="180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803" w:author="QC" w:date="2026-07-02T05:33:00Z">
            <w:rPr>
              <w:rFonts w:ascii="Arial" w:hAnsi="Arial"/>
              <w:sz w:val="23"/>
            </w:rPr>
          </w:rPrChange>
        </w:rPr>
        <w:t xml:space="preserve"> I'm at </w:t>
      </w:r>
      <w:del w:id="180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Michael's</w:delText>
        </w:r>
      </w:del>
      <w:ins w:id="1805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Michaels</w:t>
        </w:r>
      </w:ins>
      <w:r w:rsidR="00955D02" w:rsidRPr="002A3F64">
        <w:rPr>
          <w:rFonts w:ascii="Arial" w:hAnsi="Arial"/>
          <w:sz w:val="23"/>
          <w:lang w:val="en-CA"/>
          <w:rPrChange w:id="1806" w:author="QC" w:date="2026-07-02T05:33:00Z">
            <w:rPr>
              <w:rFonts w:ascii="Arial" w:hAnsi="Arial"/>
              <w:sz w:val="23"/>
            </w:rPr>
          </w:rPrChange>
        </w:rPr>
        <w:t xml:space="preserve"> in freaking Brantford, so I go into my car and I try to call her.  It's not coming.  </w:t>
      </w:r>
      <w:r w:rsidR="00BE75B1" w:rsidRPr="002A3F64">
        <w:rPr>
          <w:rFonts w:ascii="Arial" w:hAnsi="Arial"/>
          <w:b/>
          <w:i/>
          <w:sz w:val="23"/>
          <w:lang w:val="en-CA"/>
          <w:rPrChange w:id="1807" w:author="QC" w:date="2026-07-02T05:33:00Z">
            <w:rPr>
              <w:rFonts w:ascii="Arial" w:hAnsi="Arial"/>
              <w:b/>
              <w:i/>
              <w:sz w:val="23"/>
            </w:rPr>
          </w:rPrChange>
        </w:rPr>
        <w:t>(Operates cell phone)</w:t>
      </w:r>
      <w:r w:rsidR="00BE75B1" w:rsidRPr="002A3F64">
        <w:rPr>
          <w:rFonts w:ascii="Arial" w:hAnsi="Arial"/>
          <w:sz w:val="23"/>
          <w:lang w:val="en-CA"/>
          <w:rPrChange w:id="1808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1809" w:author="QC" w:date="2026-07-02T05:33:00Z">
            <w:rPr>
              <w:rFonts w:ascii="Arial" w:hAnsi="Arial"/>
              <w:sz w:val="23"/>
            </w:rPr>
          </w:rPrChange>
        </w:rPr>
        <w:t>Um, just a minute.</w:t>
      </w:r>
      <w:r w:rsidR="00BE75B1" w:rsidRPr="002A3F64">
        <w:rPr>
          <w:rFonts w:ascii="Arial" w:hAnsi="Arial"/>
          <w:sz w:val="23"/>
          <w:lang w:val="en-CA"/>
          <w:rPrChange w:id="1810" w:author="QC" w:date="2026-07-02T05:33:00Z">
            <w:rPr>
              <w:rFonts w:ascii="Arial" w:hAnsi="Arial"/>
              <w:sz w:val="23"/>
            </w:rPr>
          </w:rPrChange>
        </w:rPr>
        <w:t xml:space="preserve">  So…</w:t>
      </w:r>
    </w:p>
    <w:p w14:paraId="6390E989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81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81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813" w:author="QC" w:date="2026-07-02T05:33:00Z">
            <w:rPr>
              <w:rFonts w:ascii="Arial" w:hAnsi="Arial"/>
              <w:sz w:val="23"/>
            </w:rPr>
          </w:rPrChange>
        </w:rPr>
        <w:tab/>
        <w:t>And this is from Elise Tisdale</w:t>
      </w:r>
      <w:r w:rsidR="00BE75B1" w:rsidRPr="002A3F64">
        <w:rPr>
          <w:rFonts w:ascii="Arial" w:hAnsi="Arial"/>
          <w:sz w:val="23"/>
          <w:lang w:val="en-CA"/>
          <w:rPrChange w:id="1814" w:author="QC" w:date="2026-07-02T05:33:00Z">
            <w:rPr>
              <w:rFonts w:ascii="Arial" w:hAnsi="Arial"/>
              <w:sz w:val="23"/>
            </w:rPr>
          </w:rPrChange>
        </w:rPr>
        <w:t>(ph)</w:t>
      </w:r>
      <w:r w:rsidR="00955D02" w:rsidRPr="002A3F64">
        <w:rPr>
          <w:rFonts w:ascii="Arial" w:hAnsi="Arial"/>
          <w:sz w:val="23"/>
          <w:lang w:val="en-CA"/>
          <w:rPrChange w:id="1815" w:author="QC" w:date="2026-07-02T05:33:00Z">
            <w:rPr>
              <w:rFonts w:ascii="Arial" w:hAnsi="Arial"/>
              <w:sz w:val="23"/>
            </w:rPr>
          </w:rPrChange>
        </w:rPr>
        <w:t>?</w:t>
      </w:r>
    </w:p>
    <w:p w14:paraId="26F9DAFF" w14:textId="2827DAF8" w:rsidR="00232B08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81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81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818" w:author="QC" w:date="2026-07-02T05:33:00Z">
            <w:rPr>
              <w:rFonts w:ascii="Arial" w:hAnsi="Arial"/>
              <w:sz w:val="23"/>
            </w:rPr>
          </w:rPrChange>
        </w:rPr>
        <w:tab/>
        <w:t>Elise Tisdale.</w:t>
      </w:r>
      <w:ins w:id="1819" w:author="QC" w:date="2026-07-02T05:33:00Z">
        <w:r w:rsidR="00232B08" w:rsidRPr="002A3F64">
          <w:rPr>
            <w:rFonts w:ascii="Arial" w:hAnsi="Arial" w:cs="Arial"/>
            <w:bCs/>
            <w:sz w:val="23"/>
            <w:lang w:val="en-CA"/>
          </w:rPr>
          <w:t xml:space="preserve">  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So, so, um, so this was</w:t>
        </w:r>
        <w:r w:rsidR="00232B08" w:rsidRPr="002A3F64">
          <w:rPr>
            <w:rFonts w:ascii="Arial" w:hAnsi="Arial" w:cs="Arial"/>
            <w:bCs/>
            <w:sz w:val="23"/>
            <w:lang w:val="en-CA"/>
          </w:rPr>
          <w:t>-,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 Elise and I and Jen </w:t>
        </w:r>
      </w:ins>
    </w:p>
    <w:p w14:paraId="641EC728" w14:textId="77777777" w:rsidR="00955D02" w:rsidRPr="00955D02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del w:id="1820" w:author="QC" w:date="2026-07-02T05:33:00Z"/>
          <w:rFonts w:ascii="Arial" w:hAnsi="Arial" w:cs="Arial"/>
          <w:bCs/>
          <w:sz w:val="23"/>
        </w:rPr>
      </w:pPr>
      <w:del w:id="1821" w:author="QC" w:date="2026-07-02T05:33:00Z">
        <w:r>
          <w:rPr>
            <w:rFonts w:ascii="Arial" w:hAnsi="Arial" w:cs="Arial"/>
            <w:bCs/>
            <w:sz w:val="23"/>
          </w:rPr>
          <w:delText>BRIGGS:</w:delText>
        </w:r>
        <w:r w:rsidR="00955D02">
          <w:rPr>
            <w:rFonts w:ascii="Arial" w:hAnsi="Arial" w:cs="Arial"/>
            <w:bCs/>
            <w:sz w:val="23"/>
          </w:rPr>
          <w:tab/>
        </w:r>
        <w:r w:rsidR="00955D02" w:rsidRPr="00955D02">
          <w:rPr>
            <w:rFonts w:ascii="Arial" w:hAnsi="Arial" w:cs="Arial"/>
            <w:bCs/>
            <w:sz w:val="23"/>
          </w:rPr>
          <w:delText>Okay.</w:delText>
        </w:r>
      </w:del>
    </w:p>
    <w:p w14:paraId="10938613" w14:textId="77777777" w:rsidR="00BE75B1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del w:id="1822" w:author="QC" w:date="2026-07-02T05:33:00Z"/>
          <w:rFonts w:ascii="Arial" w:hAnsi="Arial" w:cs="Arial"/>
          <w:bCs/>
          <w:sz w:val="23"/>
        </w:rPr>
      </w:pPr>
      <w:del w:id="1823" w:author="QC" w:date="2026-07-02T05:33:00Z">
        <w:r>
          <w:rPr>
            <w:rFonts w:ascii="Arial" w:hAnsi="Arial" w:cs="Arial"/>
            <w:bCs/>
            <w:sz w:val="23"/>
          </w:rPr>
          <w:delText>KAREN:</w:delText>
        </w:r>
        <w:r w:rsidR="00955D02">
          <w:rPr>
            <w:rFonts w:ascii="Arial" w:hAnsi="Arial" w:cs="Arial"/>
            <w:bCs/>
            <w:sz w:val="23"/>
          </w:rPr>
          <w:tab/>
        </w:r>
        <w:r w:rsidR="00955D02" w:rsidRPr="00955D02">
          <w:rPr>
            <w:rFonts w:ascii="Arial" w:hAnsi="Arial" w:cs="Arial"/>
            <w:bCs/>
            <w:sz w:val="23"/>
          </w:rPr>
          <w:delText xml:space="preserve">So, so, um, so this was Elise and I and Jen </w:delText>
        </w:r>
      </w:del>
      <w:ins w:id="1824" w:author="QC" w:date="2026-07-02T05:33:00Z">
        <w:r w:rsidR="00232B08" w:rsidRPr="002A3F64">
          <w:rPr>
            <w:rFonts w:ascii="Arial" w:hAnsi="Arial" w:cs="Arial"/>
            <w:bCs/>
            <w:sz w:val="23"/>
            <w:lang w:val="en-CA"/>
          </w:rPr>
          <w:t>00:31</w:t>
        </w:r>
        <w:r w:rsidR="00232B08" w:rsidRPr="002A3F64">
          <w:rPr>
            <w:rFonts w:ascii="Arial" w:hAnsi="Arial" w:cs="Arial"/>
            <w:bCs/>
            <w:sz w:val="23"/>
            <w:lang w:val="en-CA"/>
          </w:rPr>
          <w:tab/>
        </w:r>
      </w:ins>
      <w:r w:rsidR="00955D02" w:rsidRPr="002A3F64">
        <w:rPr>
          <w:rFonts w:ascii="Arial" w:hAnsi="Arial"/>
          <w:sz w:val="23"/>
          <w:lang w:val="en-CA"/>
          <w:rPrChange w:id="1825" w:author="QC" w:date="2026-07-02T05:33:00Z">
            <w:rPr>
              <w:rFonts w:ascii="Arial" w:hAnsi="Arial"/>
              <w:sz w:val="23"/>
            </w:rPr>
          </w:rPrChange>
        </w:rPr>
        <w:t xml:space="preserve">are all friends.  </w:t>
      </w:r>
    </w:p>
    <w:p w14:paraId="613B6AE5" w14:textId="28D484BF" w:rsidR="00955D02" w:rsidRPr="002A3F64" w:rsidRDefault="00BE75B1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826" w:author="QC" w:date="2026-07-02T05:33:00Z">
            <w:rPr>
              <w:rFonts w:ascii="Arial" w:hAnsi="Arial"/>
              <w:sz w:val="23"/>
            </w:rPr>
          </w:rPrChange>
        </w:rPr>
      </w:pPr>
      <w:del w:id="1827" w:author="QC" w:date="2026-07-02T05:33:00Z">
        <w:r>
          <w:rPr>
            <w:rFonts w:ascii="Arial" w:hAnsi="Arial" w:cs="Arial"/>
            <w:bCs/>
            <w:sz w:val="23"/>
          </w:rPr>
          <w:delText>00:31</w:delText>
        </w:r>
        <w:r>
          <w:rPr>
            <w:rFonts w:ascii="Arial" w:hAnsi="Arial" w:cs="Arial"/>
            <w:bCs/>
            <w:sz w:val="23"/>
          </w:rPr>
          <w:tab/>
        </w:r>
      </w:del>
      <w:r w:rsidR="00955D02" w:rsidRPr="002A3F64">
        <w:rPr>
          <w:rFonts w:ascii="Arial" w:hAnsi="Arial"/>
          <w:sz w:val="23"/>
          <w:lang w:val="en-CA"/>
          <w:rPrChange w:id="1828" w:author="QC" w:date="2026-07-02T05:33:00Z">
            <w:rPr>
              <w:rFonts w:ascii="Arial" w:hAnsi="Arial"/>
              <w:sz w:val="23"/>
            </w:rPr>
          </w:rPrChange>
        </w:rPr>
        <w:t xml:space="preserve">So I, I said, </w:t>
      </w:r>
      <w:r w:rsidR="00381400" w:rsidRPr="002A3F64">
        <w:rPr>
          <w:rFonts w:ascii="Arial" w:hAnsi="Arial"/>
          <w:sz w:val="23"/>
          <w:lang w:val="en-CA"/>
          <w:rPrChange w:id="1829" w:author="QC" w:date="2026-07-02T05:33:00Z">
            <w:rPr>
              <w:rFonts w:ascii="Arial" w:hAnsi="Arial"/>
              <w:sz w:val="23"/>
            </w:rPr>
          </w:rPrChange>
        </w:rPr>
        <w:t>w</w:t>
      </w:r>
      <w:r w:rsidR="00955D02" w:rsidRPr="002A3F64">
        <w:rPr>
          <w:rFonts w:ascii="Arial" w:hAnsi="Arial"/>
          <w:sz w:val="23"/>
          <w:lang w:val="en-CA"/>
          <w:rPrChange w:id="1830" w:author="QC" w:date="2026-07-02T05:33:00Z">
            <w:rPr>
              <w:rFonts w:ascii="Arial" w:hAnsi="Arial"/>
              <w:sz w:val="23"/>
            </w:rPr>
          </w:rPrChange>
        </w:rPr>
        <w:t>e went to Wimbledon.  This is a picture of my husband taking a picture.  Um, I said</w:t>
      </w:r>
      <w:del w:id="183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832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381400" w:rsidRPr="002A3F64">
        <w:rPr>
          <w:rFonts w:ascii="Arial" w:hAnsi="Arial"/>
          <w:sz w:val="23"/>
          <w:lang w:val="en-CA"/>
          <w:rPrChange w:id="1833" w:author="QC" w:date="2026-07-02T05:33:00Z">
            <w:rPr>
              <w:rFonts w:ascii="Arial" w:hAnsi="Arial"/>
              <w:sz w:val="23"/>
            </w:rPr>
          </w:rPrChange>
        </w:rPr>
        <w:t>j</w:t>
      </w:r>
      <w:r w:rsidR="00955D02" w:rsidRPr="002A3F64">
        <w:rPr>
          <w:rFonts w:ascii="Arial" w:hAnsi="Arial"/>
          <w:sz w:val="23"/>
          <w:lang w:val="en-CA"/>
          <w:rPrChange w:id="1834" w:author="QC" w:date="2026-07-02T05:33:00Z">
            <w:rPr>
              <w:rFonts w:ascii="Arial" w:hAnsi="Arial"/>
              <w:sz w:val="23"/>
            </w:rPr>
          </w:rPrChange>
        </w:rPr>
        <w:t>ust breathe, my friend.  Oh</w:t>
      </w:r>
      <w:r w:rsidR="00CE229E" w:rsidRPr="002A3F64">
        <w:rPr>
          <w:rFonts w:ascii="Arial" w:hAnsi="Arial"/>
          <w:sz w:val="23"/>
          <w:lang w:val="en-CA"/>
          <w:rPrChange w:id="1835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836" w:author="QC" w:date="2026-07-02T05:33:00Z">
            <w:rPr>
              <w:rFonts w:ascii="Arial" w:hAnsi="Arial"/>
              <w:sz w:val="23"/>
            </w:rPr>
          </w:rPrChange>
        </w:rPr>
        <w:t xml:space="preserve">eah, 'cause I had my </w:t>
      </w:r>
      <w:del w:id="183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purse on them.</w:delText>
        </w:r>
      </w:del>
      <w:ins w:id="1838" w:author="QC" w:date="2026-07-02T05:33:00Z">
        <w:r w:rsidR="00593F2C" w:rsidRPr="002A3F64">
          <w:rPr>
            <w:rFonts w:ascii="Arial" w:hAnsi="Arial" w:cs="Arial"/>
            <w:bCs/>
            <w:sz w:val="23"/>
            <w:lang w:val="en-CA"/>
          </w:rPr>
          <w:t>(inaudible)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.</w:t>
        </w:r>
      </w:ins>
      <w:r w:rsidR="00955D02" w:rsidRPr="002A3F64">
        <w:rPr>
          <w:rFonts w:ascii="Arial" w:hAnsi="Arial"/>
          <w:sz w:val="23"/>
          <w:lang w:val="en-CA"/>
          <w:rPrChange w:id="1839" w:author="QC" w:date="2026-07-02T05:33:00Z">
            <w:rPr>
              <w:rFonts w:ascii="Arial" w:hAnsi="Arial"/>
              <w:sz w:val="23"/>
            </w:rPr>
          </w:rPrChange>
        </w:rPr>
        <w:t xml:space="preserve">  So</w:t>
      </w:r>
      <w:del w:id="184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841" w:author="QC" w:date="2026-07-02T05:33:00Z">
            <w:rPr>
              <w:rFonts w:ascii="Arial" w:hAnsi="Arial"/>
              <w:sz w:val="23"/>
            </w:rPr>
          </w:rPrChange>
        </w:rPr>
        <w:t xml:space="preserve"> Tuesday</w:t>
      </w:r>
      <w:del w:id="184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843" w:author="QC" w:date="2026-07-02T05:33:00Z">
            <w:rPr>
              <w:rFonts w:ascii="Arial" w:hAnsi="Arial"/>
              <w:sz w:val="23"/>
            </w:rPr>
          </w:rPrChange>
        </w:rPr>
        <w:t xml:space="preserve"> May </w:t>
      </w:r>
      <w:r w:rsidR="00381400" w:rsidRPr="002A3F64">
        <w:rPr>
          <w:rFonts w:ascii="Arial" w:hAnsi="Arial"/>
          <w:sz w:val="23"/>
          <w:lang w:val="en-CA"/>
          <w:rPrChange w:id="1844" w:author="QC" w:date="2026-07-02T05:33:00Z">
            <w:rPr>
              <w:rFonts w:ascii="Arial" w:hAnsi="Arial"/>
              <w:sz w:val="23"/>
            </w:rPr>
          </w:rPrChange>
        </w:rPr>
        <w:t>2</w:t>
      </w:r>
      <w:r w:rsidR="00955D02" w:rsidRPr="002A3F64">
        <w:rPr>
          <w:rFonts w:ascii="Arial" w:hAnsi="Arial"/>
          <w:sz w:val="23"/>
          <w:lang w:val="en-CA"/>
          <w:rPrChange w:id="1845" w:author="QC" w:date="2026-07-02T05:33:00Z">
            <w:rPr>
              <w:rFonts w:ascii="Arial" w:hAnsi="Arial"/>
              <w:sz w:val="23"/>
            </w:rPr>
          </w:rPrChange>
        </w:rPr>
        <w:t xml:space="preserve">nd at </w:t>
      </w:r>
      <w:r w:rsidR="00381400" w:rsidRPr="002A3F64">
        <w:rPr>
          <w:rFonts w:ascii="Arial" w:hAnsi="Arial"/>
          <w:sz w:val="23"/>
          <w:lang w:val="en-CA"/>
          <w:rPrChange w:id="1846" w:author="QC" w:date="2026-07-02T05:33:00Z">
            <w:rPr>
              <w:rFonts w:ascii="Arial" w:hAnsi="Arial"/>
              <w:sz w:val="23"/>
            </w:rPr>
          </w:rPrChange>
        </w:rPr>
        <w:t>5:30, t</w:t>
      </w:r>
      <w:r w:rsidR="00955D02" w:rsidRPr="002A3F64">
        <w:rPr>
          <w:rFonts w:ascii="Arial" w:hAnsi="Arial"/>
          <w:sz w:val="23"/>
          <w:lang w:val="en-CA"/>
          <w:rPrChange w:id="1847" w:author="QC" w:date="2026-07-02T05:33:00Z">
            <w:rPr>
              <w:rFonts w:ascii="Arial" w:hAnsi="Arial"/>
              <w:sz w:val="23"/>
            </w:rPr>
          </w:rPrChange>
        </w:rPr>
        <w:t>hat doesn't seem right.  Look at</w:t>
      </w:r>
      <w:r w:rsidR="00381400" w:rsidRPr="002A3F64">
        <w:rPr>
          <w:rFonts w:ascii="Arial" w:hAnsi="Arial"/>
          <w:sz w:val="23"/>
          <w:lang w:val="en-CA"/>
          <w:rPrChange w:id="1848" w:author="QC" w:date="2026-07-02T05:33:00Z">
            <w:rPr>
              <w:rFonts w:ascii="Arial" w:hAnsi="Arial"/>
              <w:sz w:val="23"/>
            </w:rPr>
          </w:rPrChange>
        </w:rPr>
        <w:t>-, m</w:t>
      </w:r>
      <w:r w:rsidR="00955D02" w:rsidRPr="002A3F64">
        <w:rPr>
          <w:rFonts w:ascii="Arial" w:hAnsi="Arial"/>
          <w:sz w:val="23"/>
          <w:lang w:val="en-CA"/>
          <w:rPrChange w:id="1849" w:author="QC" w:date="2026-07-02T05:33:00Z">
            <w:rPr>
              <w:rFonts w:ascii="Arial" w:hAnsi="Arial"/>
              <w:sz w:val="23"/>
            </w:rPr>
          </w:rPrChange>
        </w:rPr>
        <w:t>aybe it was that late.  So</w:t>
      </w:r>
      <w:del w:id="185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851" w:author="QC" w:date="2026-07-02T05:33:00Z">
            <w:rPr>
              <w:rFonts w:ascii="Arial" w:hAnsi="Arial"/>
              <w:sz w:val="23"/>
            </w:rPr>
          </w:rPrChange>
        </w:rPr>
        <w:t xml:space="preserve"> this is what she wrote.  Look at Niagara </w:t>
      </w:r>
      <w:r w:rsidR="005D2E60" w:rsidRPr="002A3F64">
        <w:rPr>
          <w:rFonts w:ascii="Arial" w:hAnsi="Arial"/>
          <w:sz w:val="23"/>
          <w:lang w:val="en-CA"/>
          <w:rPrChange w:id="1852" w:author="QC" w:date="2026-07-02T05:33:00Z">
            <w:rPr>
              <w:rFonts w:ascii="Arial" w:hAnsi="Arial"/>
              <w:sz w:val="23"/>
            </w:rPr>
          </w:rPrChange>
        </w:rPr>
        <w:t>411</w:t>
      </w:r>
      <w:r w:rsidR="00955D02" w:rsidRPr="002A3F64">
        <w:rPr>
          <w:rFonts w:ascii="Arial" w:hAnsi="Arial"/>
          <w:sz w:val="23"/>
          <w:lang w:val="en-CA"/>
          <w:rPrChange w:id="1853" w:author="QC" w:date="2026-07-02T05:33:00Z">
            <w:rPr>
              <w:rFonts w:ascii="Arial" w:hAnsi="Arial"/>
              <w:sz w:val="23"/>
            </w:rPr>
          </w:rPrChange>
        </w:rPr>
        <w:t xml:space="preserve">.  It's confirmed.  Can I come over tomorrow at </w:t>
      </w:r>
      <w:r w:rsidR="005D2E60" w:rsidRPr="002A3F64">
        <w:rPr>
          <w:rFonts w:ascii="Arial" w:hAnsi="Arial"/>
          <w:sz w:val="23"/>
          <w:lang w:val="en-CA"/>
          <w:rPrChange w:id="1854" w:author="QC" w:date="2026-07-02T05:33:00Z">
            <w:rPr>
              <w:rFonts w:ascii="Arial" w:hAnsi="Arial"/>
              <w:sz w:val="23"/>
            </w:rPr>
          </w:rPrChange>
        </w:rPr>
        <w:t>11:30</w:t>
      </w:r>
      <w:r w:rsidR="00955D02" w:rsidRPr="002A3F64">
        <w:rPr>
          <w:rFonts w:ascii="Arial" w:hAnsi="Arial"/>
          <w:sz w:val="23"/>
          <w:lang w:val="en-CA"/>
          <w:rPrChange w:id="1855" w:author="QC" w:date="2026-07-02T05:33:00Z">
            <w:rPr>
              <w:rFonts w:ascii="Arial" w:hAnsi="Arial"/>
              <w:sz w:val="23"/>
            </w:rPr>
          </w:rPrChange>
        </w:rPr>
        <w:t>?  So</w:t>
      </w:r>
      <w:del w:id="185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857" w:author="QC" w:date="2026-07-02T05:33:00Z">
        <w:r w:rsidR="00C61FDB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858" w:author="QC" w:date="2026-07-02T05:33:00Z">
            <w:rPr>
              <w:rFonts w:ascii="Arial" w:hAnsi="Arial"/>
              <w:sz w:val="23"/>
            </w:rPr>
          </w:rPrChange>
        </w:rPr>
        <w:t xml:space="preserve"> okay.  So</w:t>
      </w:r>
      <w:del w:id="185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860" w:author="QC" w:date="2026-07-02T05:33:00Z">
            <w:rPr>
              <w:rFonts w:ascii="Arial" w:hAnsi="Arial"/>
              <w:sz w:val="23"/>
            </w:rPr>
          </w:rPrChange>
        </w:rPr>
        <w:t xml:space="preserve"> I </w:t>
      </w:r>
      <w:r w:rsidR="00955D02" w:rsidRPr="002A3F64">
        <w:rPr>
          <w:rFonts w:ascii="Arial" w:hAnsi="Arial"/>
          <w:sz w:val="23"/>
          <w:lang w:val="en-CA"/>
          <w:rPrChange w:id="1861" w:author="QC" w:date="2026-07-02T05:33:00Z">
            <w:rPr>
              <w:rFonts w:ascii="Arial" w:hAnsi="Arial"/>
              <w:sz w:val="23"/>
            </w:rPr>
          </w:rPrChange>
        </w:rPr>
        <w:lastRenderedPageBreak/>
        <w:t xml:space="preserve">talked to her about </w:t>
      </w:r>
      <w:r w:rsidR="005D2E60" w:rsidRPr="002A3F64">
        <w:rPr>
          <w:rFonts w:ascii="Arial" w:hAnsi="Arial"/>
          <w:sz w:val="23"/>
          <w:lang w:val="en-CA"/>
          <w:rPrChange w:id="1862" w:author="QC" w:date="2026-07-02T05:33:00Z">
            <w:rPr>
              <w:rFonts w:ascii="Arial" w:hAnsi="Arial"/>
              <w:sz w:val="23"/>
            </w:rPr>
          </w:rPrChange>
        </w:rPr>
        <w:t>three o’clock</w:t>
      </w:r>
      <w:del w:id="186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864" w:author="QC" w:date="2026-07-02T05:33:00Z">
        <w:r w:rsidR="00C61FDB" w:rsidRPr="002A3F64">
          <w:rPr>
            <w:rFonts w:ascii="Arial" w:hAnsi="Arial" w:cs="Arial"/>
            <w:bCs/>
            <w:sz w:val="23"/>
            <w:lang w:val="en-CA"/>
          </w:rPr>
          <w:t xml:space="preserve">. </w:t>
        </w:r>
      </w:ins>
      <w:r w:rsidR="00C61FDB" w:rsidRPr="002A3F64">
        <w:rPr>
          <w:rFonts w:ascii="Arial" w:hAnsi="Arial"/>
          <w:sz w:val="23"/>
          <w:lang w:val="en-CA"/>
          <w:rPrChange w:id="1865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1866" w:author="QC" w:date="2026-07-02T05:33:00Z">
            <w:rPr>
              <w:rFonts w:ascii="Arial" w:hAnsi="Arial"/>
              <w:sz w:val="23"/>
            </w:rPr>
          </w:rPrChange>
        </w:rPr>
        <w:t>I phoned her back.</w:t>
      </w:r>
    </w:p>
    <w:p w14:paraId="3F80BE57" w14:textId="0DA72C07" w:rsidR="005D2E60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86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86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869" w:author="QC" w:date="2026-07-02T05:33:00Z">
            <w:rPr>
              <w:rFonts w:ascii="Arial" w:hAnsi="Arial"/>
              <w:sz w:val="23"/>
            </w:rPr>
          </w:rPrChange>
        </w:rPr>
        <w:tab/>
        <w:t>Okay.  So</w:t>
      </w:r>
      <w:del w:id="187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871" w:author="QC" w:date="2026-07-02T05:33:00Z">
            <w:rPr>
              <w:rFonts w:ascii="Arial" w:hAnsi="Arial"/>
              <w:sz w:val="23"/>
            </w:rPr>
          </w:rPrChange>
        </w:rPr>
        <w:t xml:space="preserve"> this is Thursday May </w:t>
      </w:r>
      <w:r w:rsidR="005D2E60" w:rsidRPr="002A3F64">
        <w:rPr>
          <w:rFonts w:ascii="Arial" w:hAnsi="Arial"/>
          <w:sz w:val="23"/>
          <w:lang w:val="en-CA"/>
          <w:rPrChange w:id="1872" w:author="QC" w:date="2026-07-02T05:33:00Z">
            <w:rPr>
              <w:rFonts w:ascii="Arial" w:hAnsi="Arial"/>
              <w:sz w:val="23"/>
            </w:rPr>
          </w:rPrChange>
        </w:rPr>
        <w:t>2</w:t>
      </w:r>
      <w:r w:rsidR="00955D02" w:rsidRPr="002A3F64">
        <w:rPr>
          <w:rFonts w:ascii="Arial" w:hAnsi="Arial"/>
          <w:sz w:val="23"/>
          <w:lang w:val="en-CA"/>
          <w:rPrChange w:id="1873" w:author="QC" w:date="2026-07-02T05:33:00Z">
            <w:rPr>
              <w:rFonts w:ascii="Arial" w:hAnsi="Arial"/>
              <w:sz w:val="23"/>
            </w:rPr>
          </w:rPrChange>
        </w:rPr>
        <w:t>nd and it's</w:t>
      </w:r>
      <w:del w:id="187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875" w:author="QC" w:date="2026-07-02T05:33:00Z">
        <w:r w:rsidR="00880277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876" w:author="QC" w:date="2026-07-02T05:33:00Z">
            <w:rPr>
              <w:rFonts w:ascii="Arial" w:hAnsi="Arial"/>
              <w:sz w:val="23"/>
            </w:rPr>
          </w:rPrChange>
        </w:rPr>
        <w:t xml:space="preserve"> the text is at </w:t>
      </w:r>
      <w:del w:id="1877" w:author="QC" w:date="2026-07-02T05:33:00Z">
        <w:r w:rsidR="005D2E60">
          <w:rPr>
            <w:rFonts w:ascii="Arial" w:hAnsi="Arial" w:cs="Arial"/>
            <w:bCs/>
            <w:sz w:val="23"/>
          </w:rPr>
          <w:delText>five…</w:delText>
        </w:r>
      </w:del>
      <w:ins w:id="1878" w:author="QC" w:date="2026-07-02T05:33:00Z">
        <w:r w:rsidR="00880277" w:rsidRPr="002A3F64">
          <w:rPr>
            <w:rFonts w:ascii="Arial" w:hAnsi="Arial" w:cs="Arial"/>
            <w:bCs/>
            <w:sz w:val="23"/>
            <w:lang w:val="en-CA"/>
          </w:rPr>
          <w:t>5:</w:t>
        </w:r>
        <w:r w:rsidR="005D2E60" w:rsidRPr="002A3F64">
          <w:rPr>
            <w:rFonts w:ascii="Arial" w:hAnsi="Arial" w:cs="Arial"/>
            <w:bCs/>
            <w:sz w:val="23"/>
            <w:lang w:val="en-CA"/>
          </w:rPr>
          <w:t>…</w:t>
        </w:r>
      </w:ins>
    </w:p>
    <w:p w14:paraId="4912DFB4" w14:textId="77777777" w:rsidR="005D2E60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87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88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5D2E60" w:rsidRPr="002A3F64">
        <w:rPr>
          <w:rFonts w:ascii="Arial" w:hAnsi="Arial"/>
          <w:sz w:val="23"/>
          <w:lang w:val="en-CA"/>
          <w:rPrChange w:id="1881" w:author="QC" w:date="2026-07-02T05:33:00Z">
            <w:rPr>
              <w:rFonts w:ascii="Arial" w:hAnsi="Arial"/>
              <w:sz w:val="23"/>
            </w:rPr>
          </w:rPrChange>
        </w:rPr>
        <w:tab/>
        <w:t>Five-thirty…</w:t>
      </w:r>
    </w:p>
    <w:p w14:paraId="741CDCE5" w14:textId="3124C21E" w:rsidR="005D2E60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88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88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5D2E60" w:rsidRPr="002A3F64">
        <w:rPr>
          <w:rFonts w:ascii="Arial" w:hAnsi="Arial"/>
          <w:sz w:val="23"/>
          <w:lang w:val="en-CA"/>
          <w:rPrChange w:id="1884" w:author="QC" w:date="2026-07-02T05:33:00Z">
            <w:rPr>
              <w:rFonts w:ascii="Arial" w:hAnsi="Arial"/>
              <w:sz w:val="23"/>
            </w:rPr>
          </w:rPrChange>
        </w:rPr>
        <w:tab/>
        <w:t>…</w:t>
      </w:r>
      <w:del w:id="1885" w:author="QC" w:date="2026-07-02T05:33:00Z">
        <w:r w:rsidR="005D2E60">
          <w:rPr>
            <w:rFonts w:ascii="Arial" w:hAnsi="Arial" w:cs="Arial"/>
            <w:bCs/>
            <w:sz w:val="23"/>
          </w:rPr>
          <w:delText>seven</w:delText>
        </w:r>
      </w:del>
      <w:ins w:id="1886" w:author="QC" w:date="2026-07-02T05:33:00Z">
        <w:r w:rsidR="00880277" w:rsidRPr="002A3F64">
          <w:rPr>
            <w:rFonts w:ascii="Arial" w:hAnsi="Arial" w:cs="Arial"/>
            <w:bCs/>
            <w:sz w:val="23"/>
            <w:lang w:val="en-CA"/>
          </w:rPr>
          <w:t>37</w:t>
        </w:r>
      </w:ins>
      <w:r w:rsidR="00880277" w:rsidRPr="002A3F64">
        <w:rPr>
          <w:rFonts w:ascii="Arial" w:hAnsi="Arial"/>
          <w:sz w:val="23"/>
          <w:lang w:val="en-CA"/>
          <w:rPrChange w:id="1887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5D2E60" w:rsidRPr="002A3F64">
        <w:rPr>
          <w:rFonts w:ascii="Arial" w:hAnsi="Arial"/>
          <w:sz w:val="23"/>
          <w:lang w:val="en-CA"/>
          <w:rPrChange w:id="1888" w:author="QC" w:date="2026-07-02T05:33:00Z">
            <w:rPr>
              <w:rFonts w:ascii="Arial" w:hAnsi="Arial"/>
              <w:sz w:val="23"/>
            </w:rPr>
          </w:rPrChange>
        </w:rPr>
        <w:t xml:space="preserve">p.m. </w:t>
      </w:r>
      <w:del w:id="1889" w:author="QC" w:date="2026-07-02T05:33:00Z">
        <w:r w:rsidR="005D2E60">
          <w:rPr>
            <w:rFonts w:ascii="Arial" w:hAnsi="Arial" w:cs="Arial"/>
            <w:bCs/>
            <w:sz w:val="23"/>
          </w:rPr>
          <w:delText xml:space="preserve"> </w:delText>
        </w:r>
        <w:r w:rsidR="00955D02" w:rsidRPr="00955D02">
          <w:rPr>
            <w:rFonts w:ascii="Arial" w:hAnsi="Arial" w:cs="Arial"/>
            <w:bCs/>
            <w:sz w:val="23"/>
          </w:rPr>
          <w:delText>And</w:delText>
        </w:r>
      </w:del>
      <w:ins w:id="1890" w:author="QC" w:date="2026-07-02T05:33:00Z">
        <w:r w:rsidR="00880277" w:rsidRPr="002A3F64">
          <w:rPr>
            <w:rFonts w:ascii="Arial" w:hAnsi="Arial" w:cs="Arial"/>
            <w:bCs/>
            <w:sz w:val="23"/>
            <w:lang w:val="en-CA"/>
          </w:rPr>
          <w:t>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1891" w:author="QC" w:date="2026-07-02T05:33:00Z">
            <w:rPr>
              <w:rFonts w:ascii="Arial" w:hAnsi="Arial"/>
              <w:sz w:val="23"/>
            </w:rPr>
          </w:rPrChange>
        </w:rPr>
        <w:t xml:space="preserve"> it says</w:t>
      </w:r>
      <w:del w:id="189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893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5D2E60" w:rsidRPr="002A3F64">
        <w:rPr>
          <w:rFonts w:ascii="Arial" w:hAnsi="Arial"/>
          <w:sz w:val="23"/>
          <w:lang w:val="en-CA"/>
          <w:rPrChange w:id="1894" w:author="QC" w:date="2026-07-02T05:33:00Z">
            <w:rPr>
              <w:rFonts w:ascii="Arial" w:hAnsi="Arial"/>
              <w:sz w:val="23"/>
            </w:rPr>
          </w:rPrChange>
        </w:rPr>
        <w:t>l</w:t>
      </w:r>
      <w:r w:rsidR="00955D02" w:rsidRPr="002A3F64">
        <w:rPr>
          <w:rFonts w:ascii="Arial" w:hAnsi="Arial"/>
          <w:sz w:val="23"/>
          <w:lang w:val="en-CA"/>
          <w:rPrChange w:id="1895" w:author="QC" w:date="2026-07-02T05:33:00Z">
            <w:rPr>
              <w:rFonts w:ascii="Arial" w:hAnsi="Arial"/>
              <w:sz w:val="23"/>
            </w:rPr>
          </w:rPrChange>
        </w:rPr>
        <w:t xml:space="preserve">ook at Niagara </w:t>
      </w:r>
      <w:r w:rsidR="005D2E60" w:rsidRPr="002A3F64">
        <w:rPr>
          <w:rFonts w:ascii="Arial" w:hAnsi="Arial"/>
          <w:sz w:val="23"/>
          <w:lang w:val="en-CA"/>
          <w:rPrChange w:id="1896" w:author="QC" w:date="2026-07-02T05:33:00Z">
            <w:rPr>
              <w:rFonts w:ascii="Arial" w:hAnsi="Arial"/>
              <w:sz w:val="23"/>
            </w:rPr>
          </w:rPrChange>
        </w:rPr>
        <w:t>411</w:t>
      </w:r>
      <w:del w:id="189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And</w:delText>
        </w:r>
      </w:del>
      <w:ins w:id="1898" w:author="QC" w:date="2026-07-02T05:33:00Z">
        <w:r w:rsidR="00880277" w:rsidRPr="002A3F64">
          <w:rPr>
            <w:rFonts w:ascii="Arial" w:hAnsi="Arial" w:cs="Arial"/>
            <w:bCs/>
            <w:sz w:val="23"/>
            <w:lang w:val="en-CA"/>
          </w:rPr>
          <w:t>,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1899" w:author="QC" w:date="2026-07-02T05:33:00Z">
            <w:rPr>
              <w:rFonts w:ascii="Arial" w:hAnsi="Arial"/>
              <w:sz w:val="23"/>
            </w:rPr>
          </w:rPrChange>
        </w:rPr>
        <w:t xml:space="preserve"> that's from Elise Tisdale</w:t>
      </w:r>
      <w:r w:rsidR="005D2E60" w:rsidRPr="002A3F64">
        <w:rPr>
          <w:rFonts w:ascii="Arial" w:hAnsi="Arial"/>
          <w:sz w:val="23"/>
          <w:lang w:val="en-CA"/>
          <w:rPrChange w:id="1900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12533B99" w14:textId="77777777" w:rsidR="005D2E60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90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902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5D2E60" w:rsidRPr="002A3F64">
        <w:rPr>
          <w:rFonts w:ascii="Arial" w:hAnsi="Arial"/>
          <w:sz w:val="23"/>
          <w:lang w:val="en-CA"/>
          <w:rPrChange w:id="1903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1E22208B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90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90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5D2E60" w:rsidRPr="002A3F64">
        <w:rPr>
          <w:rFonts w:ascii="Arial" w:hAnsi="Arial"/>
          <w:sz w:val="23"/>
          <w:lang w:val="en-CA"/>
          <w:rPrChange w:id="1906" w:author="QC" w:date="2026-07-02T05:33:00Z">
            <w:rPr>
              <w:rFonts w:ascii="Arial" w:hAnsi="Arial"/>
              <w:sz w:val="23"/>
            </w:rPr>
          </w:rPrChange>
        </w:rPr>
        <w:tab/>
        <w:t>…</w:t>
      </w:r>
      <w:r w:rsidR="00955D02" w:rsidRPr="002A3F64">
        <w:rPr>
          <w:rFonts w:ascii="Arial" w:hAnsi="Arial"/>
          <w:sz w:val="23"/>
          <w:lang w:val="en-CA"/>
          <w:rPrChange w:id="1907" w:author="QC" w:date="2026-07-02T05:33:00Z">
            <w:rPr>
              <w:rFonts w:ascii="Arial" w:hAnsi="Arial"/>
              <w:sz w:val="23"/>
            </w:rPr>
          </w:rPrChange>
        </w:rPr>
        <w:t>to you?</w:t>
      </w:r>
    </w:p>
    <w:p w14:paraId="1E4744AC" w14:textId="77A2B09A" w:rsidR="005D2E60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90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909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910" w:author="QC" w:date="2026-07-02T05:33:00Z">
            <w:rPr>
              <w:rFonts w:ascii="Arial" w:hAnsi="Arial"/>
              <w:sz w:val="23"/>
            </w:rPr>
          </w:rPrChange>
        </w:rPr>
        <w:tab/>
        <w:t>But she had already told me in the parking lot on the phone, she went to George</w:t>
      </w:r>
      <w:del w:id="191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912" w:author="QC" w:date="2026-07-02T05:33:00Z">
        <w:r w:rsidR="00880277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913" w:author="QC" w:date="2026-07-02T05:33:00Z">
            <w:rPr>
              <w:rFonts w:ascii="Arial" w:hAnsi="Arial"/>
              <w:sz w:val="23"/>
            </w:rPr>
          </w:rPrChange>
        </w:rPr>
        <w:t xml:space="preserve"> she went to Jen's house at </w:t>
      </w:r>
      <w:r w:rsidR="005D2E60" w:rsidRPr="002A3F64">
        <w:rPr>
          <w:rFonts w:ascii="Arial" w:hAnsi="Arial"/>
          <w:sz w:val="23"/>
          <w:lang w:val="en-CA"/>
          <w:rPrChange w:id="1914" w:author="QC" w:date="2026-07-02T05:33:00Z">
            <w:rPr>
              <w:rFonts w:ascii="Arial" w:hAnsi="Arial"/>
              <w:sz w:val="23"/>
            </w:rPr>
          </w:rPrChange>
        </w:rPr>
        <w:t>nine</w:t>
      </w:r>
      <w:r w:rsidR="00955D02" w:rsidRPr="002A3F64">
        <w:rPr>
          <w:rFonts w:ascii="Arial" w:hAnsi="Arial"/>
          <w:sz w:val="23"/>
          <w:lang w:val="en-CA"/>
          <w:rPrChange w:id="1915" w:author="QC" w:date="2026-07-02T05:33:00Z">
            <w:rPr>
              <w:rFonts w:ascii="Arial" w:hAnsi="Arial"/>
              <w:sz w:val="23"/>
            </w:rPr>
          </w:rPrChange>
        </w:rPr>
        <w:t xml:space="preserve"> and the polic</w:t>
      </w:r>
      <w:r w:rsidR="005D2E60" w:rsidRPr="002A3F64">
        <w:rPr>
          <w:rFonts w:ascii="Arial" w:hAnsi="Arial"/>
          <w:sz w:val="23"/>
          <w:lang w:val="en-CA"/>
          <w:rPrChange w:id="1916" w:author="QC" w:date="2026-07-02T05:33:00Z">
            <w:rPr>
              <w:rFonts w:ascii="Arial" w:hAnsi="Arial"/>
              <w:sz w:val="23"/>
            </w:rPr>
          </w:rPrChange>
        </w:rPr>
        <w:t>e were there</w:t>
      </w:r>
      <w:del w:id="1917" w:author="QC" w:date="2026-07-02T05:33:00Z">
        <w:r w:rsidR="005D2E60">
          <w:rPr>
            <w:rFonts w:ascii="Arial" w:hAnsi="Arial" w:cs="Arial"/>
            <w:bCs/>
            <w:sz w:val="23"/>
          </w:rPr>
          <w:delText>,</w:delText>
        </w:r>
      </w:del>
      <w:r w:rsidR="005D2E60" w:rsidRPr="002A3F64">
        <w:rPr>
          <w:rFonts w:ascii="Arial" w:hAnsi="Arial"/>
          <w:sz w:val="23"/>
          <w:lang w:val="en-CA"/>
          <w:rPrChange w:id="1918" w:author="QC" w:date="2026-07-02T05:33:00Z">
            <w:rPr>
              <w:rFonts w:ascii="Arial" w:hAnsi="Arial"/>
              <w:sz w:val="23"/>
            </w:rPr>
          </w:rPrChange>
        </w:rPr>
        <w:t xml:space="preserve"> and the forensics</w:t>
      </w:r>
      <w:ins w:id="1919" w:author="QC" w:date="2026-07-02T05:33:00Z">
        <w:r w:rsidR="00880277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5D2E60" w:rsidRPr="002A3F64">
        <w:rPr>
          <w:rFonts w:ascii="Arial" w:hAnsi="Arial"/>
          <w:sz w:val="23"/>
          <w:lang w:val="en-CA"/>
          <w:rPrChange w:id="1920" w:author="QC" w:date="2026-07-02T05:33:00Z">
            <w:rPr>
              <w:rFonts w:ascii="Arial" w:hAnsi="Arial"/>
              <w:sz w:val="23"/>
            </w:rPr>
          </w:rPrChange>
        </w:rPr>
        <w:t xml:space="preserve"> and </w:t>
      </w:r>
      <w:r w:rsidR="00955D02" w:rsidRPr="002A3F64">
        <w:rPr>
          <w:rFonts w:ascii="Arial" w:hAnsi="Arial"/>
          <w:sz w:val="23"/>
          <w:lang w:val="en-CA"/>
          <w:rPrChange w:id="1921" w:author="QC" w:date="2026-07-02T05:33:00Z">
            <w:rPr>
              <w:rFonts w:ascii="Arial" w:hAnsi="Arial"/>
              <w:sz w:val="23"/>
            </w:rPr>
          </w:rPrChange>
        </w:rPr>
        <w:t xml:space="preserve">she had said that her cousin, and her aunt, and other people are in the </w:t>
      </w:r>
    </w:p>
    <w:p w14:paraId="2F223B99" w14:textId="29AFFB8F" w:rsidR="005D2E60" w:rsidRPr="002A3F64" w:rsidRDefault="005D2E60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92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923" w:author="QC" w:date="2026-07-02T05:33:00Z">
            <w:rPr>
              <w:rFonts w:ascii="Arial" w:hAnsi="Arial"/>
              <w:sz w:val="23"/>
            </w:rPr>
          </w:rPrChange>
        </w:rPr>
        <w:t>00:32</w:t>
      </w:r>
      <w:r w:rsidRPr="002A3F64">
        <w:rPr>
          <w:rFonts w:ascii="Arial" w:hAnsi="Arial"/>
          <w:sz w:val="23"/>
          <w:lang w:val="en-CA"/>
          <w:rPrChange w:id="1924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1925" w:author="QC" w:date="2026-07-02T05:33:00Z">
            <w:rPr>
              <w:rFonts w:ascii="Arial" w:hAnsi="Arial"/>
              <w:sz w:val="23"/>
            </w:rPr>
          </w:rPrChange>
        </w:rPr>
        <w:t>police force.  And so, she and her daughter, Nira</w:t>
      </w:r>
      <w:r w:rsidRPr="002A3F64">
        <w:rPr>
          <w:rFonts w:ascii="Arial" w:hAnsi="Arial"/>
          <w:sz w:val="23"/>
          <w:lang w:val="en-CA"/>
          <w:rPrChange w:id="1926" w:author="QC" w:date="2026-07-02T05:33:00Z">
            <w:rPr>
              <w:rFonts w:ascii="Arial" w:hAnsi="Arial"/>
              <w:sz w:val="23"/>
            </w:rPr>
          </w:rPrChange>
        </w:rPr>
        <w:t>(ph)</w:t>
      </w:r>
      <w:r w:rsidR="00955D02" w:rsidRPr="002A3F64">
        <w:rPr>
          <w:rFonts w:ascii="Arial" w:hAnsi="Arial"/>
          <w:sz w:val="23"/>
          <w:lang w:val="en-CA"/>
          <w:rPrChange w:id="1927" w:author="QC" w:date="2026-07-02T05:33:00Z">
            <w:rPr>
              <w:rFonts w:ascii="Arial" w:hAnsi="Arial"/>
              <w:sz w:val="23"/>
            </w:rPr>
          </w:rPrChange>
        </w:rPr>
        <w:t>, drove to the</w:t>
      </w:r>
      <w:r w:rsidRPr="002A3F64">
        <w:rPr>
          <w:rFonts w:ascii="Arial" w:hAnsi="Arial"/>
          <w:sz w:val="23"/>
          <w:lang w:val="en-CA"/>
          <w:rPrChange w:id="1928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  <w:r w:rsidR="00955D02" w:rsidRPr="002A3F64">
        <w:rPr>
          <w:rFonts w:ascii="Arial" w:hAnsi="Arial"/>
          <w:sz w:val="23"/>
          <w:lang w:val="en-CA"/>
          <w:rPrChange w:id="1929" w:author="QC" w:date="2026-07-02T05:33:00Z">
            <w:rPr>
              <w:rFonts w:ascii="Arial" w:hAnsi="Arial"/>
              <w:sz w:val="23"/>
            </w:rPr>
          </w:rPrChange>
        </w:rPr>
        <w:t>drove to the house beside Jen's, and the police officer said</w:t>
      </w:r>
      <w:r w:rsidR="00CE229E" w:rsidRPr="002A3F64">
        <w:rPr>
          <w:rFonts w:ascii="Arial" w:hAnsi="Arial"/>
          <w:sz w:val="23"/>
          <w:lang w:val="en-CA"/>
          <w:rPrChange w:id="193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931" w:author="QC" w:date="2026-07-02T05:33:00Z">
            <w:rPr>
              <w:rFonts w:ascii="Arial" w:hAnsi="Arial"/>
              <w:sz w:val="23"/>
            </w:rPr>
          </w:rPrChange>
        </w:rPr>
        <w:t xml:space="preserve">ou have to leave, and she said, um, the police officer, she said, </w:t>
      </w:r>
      <w:r w:rsidRPr="002A3F64">
        <w:rPr>
          <w:rFonts w:ascii="Arial" w:hAnsi="Arial"/>
          <w:sz w:val="23"/>
          <w:lang w:val="en-CA"/>
          <w:rPrChange w:id="1932" w:author="QC" w:date="2026-07-02T05:33:00Z">
            <w:rPr>
              <w:rFonts w:ascii="Arial" w:hAnsi="Arial"/>
              <w:sz w:val="23"/>
            </w:rPr>
          </w:rPrChange>
        </w:rPr>
        <w:t>t</w:t>
      </w:r>
      <w:r w:rsidR="00955D02" w:rsidRPr="002A3F64">
        <w:rPr>
          <w:rFonts w:ascii="Arial" w:hAnsi="Arial"/>
          <w:sz w:val="23"/>
          <w:lang w:val="en-CA"/>
          <w:rPrChange w:id="1933" w:author="QC" w:date="2026-07-02T05:33:00Z">
            <w:rPr>
              <w:rFonts w:ascii="Arial" w:hAnsi="Arial"/>
              <w:sz w:val="23"/>
            </w:rPr>
          </w:rPrChange>
        </w:rPr>
        <w:t>hat's my friend, dude, 'c</w:t>
      </w:r>
      <w:r w:rsidRPr="002A3F64">
        <w:rPr>
          <w:rFonts w:ascii="Arial" w:hAnsi="Arial"/>
          <w:sz w:val="23"/>
          <w:lang w:val="en-CA"/>
          <w:rPrChange w:id="1934" w:author="QC" w:date="2026-07-02T05:33:00Z">
            <w:rPr>
              <w:rFonts w:ascii="Arial" w:hAnsi="Arial"/>
              <w:sz w:val="23"/>
            </w:rPr>
          </w:rPrChange>
        </w:rPr>
        <w:t>ause she talks like this.  Um, t</w:t>
      </w:r>
      <w:r w:rsidR="00955D02" w:rsidRPr="002A3F64">
        <w:rPr>
          <w:rFonts w:ascii="Arial" w:hAnsi="Arial"/>
          <w:sz w:val="23"/>
          <w:lang w:val="en-CA"/>
          <w:rPrChange w:id="1935" w:author="QC" w:date="2026-07-02T05:33:00Z">
            <w:rPr>
              <w:rFonts w:ascii="Arial" w:hAnsi="Arial"/>
              <w:sz w:val="23"/>
            </w:rPr>
          </w:rPrChange>
        </w:rPr>
        <w:t>ell me what's going on.  What's happening?  Now</w:t>
      </w:r>
      <w:del w:id="193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937" w:author="QC" w:date="2026-07-02T05:33:00Z">
            <w:rPr>
              <w:rFonts w:ascii="Arial" w:hAnsi="Arial"/>
              <w:sz w:val="23"/>
            </w:rPr>
          </w:rPrChange>
        </w:rPr>
        <w:t xml:space="preserve"> I had driven by</w:t>
      </w:r>
      <w:del w:id="193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939" w:author="QC" w:date="2026-07-02T05:33:00Z">
            <w:rPr>
              <w:rFonts w:ascii="Arial" w:hAnsi="Arial"/>
              <w:sz w:val="23"/>
            </w:rPr>
          </w:rPrChange>
        </w:rPr>
        <w:t xml:space="preserve"> and there was no police cars</w:t>
      </w:r>
      <w:r w:rsidRPr="002A3F64">
        <w:rPr>
          <w:rFonts w:ascii="Arial" w:hAnsi="Arial"/>
          <w:sz w:val="23"/>
          <w:lang w:val="en-CA"/>
          <w:rPrChange w:id="1940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4F553080" w14:textId="77777777" w:rsidR="005D2E60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94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94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5D2E60" w:rsidRPr="002A3F64">
        <w:rPr>
          <w:rFonts w:ascii="Arial" w:hAnsi="Arial"/>
          <w:sz w:val="23"/>
          <w:lang w:val="en-CA"/>
          <w:rPrChange w:id="1943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12328920" w14:textId="5F52753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94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94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5D2E60" w:rsidRPr="002A3F64">
        <w:rPr>
          <w:rFonts w:ascii="Arial" w:hAnsi="Arial"/>
          <w:sz w:val="23"/>
          <w:lang w:val="en-CA"/>
          <w:rPrChange w:id="1946" w:author="QC" w:date="2026-07-02T05:33:00Z">
            <w:rPr>
              <w:rFonts w:ascii="Arial" w:hAnsi="Arial"/>
              <w:sz w:val="23"/>
            </w:rPr>
          </w:rPrChange>
        </w:rPr>
        <w:tab/>
        <w:t>…</w:t>
      </w:r>
      <w:r w:rsidR="00955D02" w:rsidRPr="002A3F64">
        <w:rPr>
          <w:rFonts w:ascii="Arial" w:hAnsi="Arial"/>
          <w:sz w:val="23"/>
          <w:lang w:val="en-CA"/>
          <w:rPrChange w:id="1947" w:author="QC" w:date="2026-07-02T05:33:00Z">
            <w:rPr>
              <w:rFonts w:ascii="Arial" w:hAnsi="Arial"/>
              <w:sz w:val="23"/>
            </w:rPr>
          </w:rPrChange>
        </w:rPr>
        <w:t>at that point</w:t>
      </w:r>
      <w:del w:id="194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949" w:author="QC" w:date="2026-07-02T05:33:00Z">
            <w:rPr>
              <w:rFonts w:ascii="Arial" w:hAnsi="Arial"/>
              <w:sz w:val="23"/>
            </w:rPr>
          </w:rPrChange>
        </w:rPr>
        <w:t xml:space="preserve"> and so I like literally thought that they were digging the trench</w:t>
      </w:r>
      <w:r w:rsidR="00A81638" w:rsidRPr="002A3F64">
        <w:rPr>
          <w:rFonts w:ascii="Arial" w:hAnsi="Arial"/>
          <w:sz w:val="23"/>
          <w:lang w:val="en-CA"/>
          <w:rPrChange w:id="1950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37C3564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95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95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1953" w:author="QC" w:date="2026-07-02T05:33:00Z">
            <w:rPr>
              <w:rFonts w:ascii="Arial" w:hAnsi="Arial"/>
              <w:sz w:val="23"/>
            </w:rPr>
          </w:rPrChange>
        </w:rPr>
        <w:tab/>
        <w:t>Right.</w:t>
      </w:r>
    </w:p>
    <w:p w14:paraId="082060E0" w14:textId="42D8C8FA" w:rsidR="00A62DCC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95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95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1956" w:author="QC" w:date="2026-07-02T05:33:00Z">
            <w:rPr>
              <w:rFonts w:ascii="Arial" w:hAnsi="Arial"/>
              <w:sz w:val="23"/>
            </w:rPr>
          </w:rPrChange>
        </w:rPr>
        <w:tab/>
        <w:t>...because I had stuff to drop off at her house 'cause she's taking her tennis instructors and</w:t>
      </w:r>
      <w:r w:rsidR="00CE229E" w:rsidRPr="002A3F64">
        <w:rPr>
          <w:rFonts w:ascii="Arial" w:hAnsi="Arial"/>
          <w:sz w:val="23"/>
          <w:lang w:val="en-CA"/>
          <w:rPrChange w:id="1957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958" w:author="QC" w:date="2026-07-02T05:33:00Z">
            <w:rPr>
              <w:rFonts w:ascii="Arial" w:hAnsi="Arial"/>
              <w:sz w:val="23"/>
            </w:rPr>
          </w:rPrChange>
        </w:rPr>
        <w:t xml:space="preserve">ou know, I was gonna put it on the front porch, which I did a lot of times with their dog and, </w:t>
      </w:r>
      <w:r w:rsidR="000831C0" w:rsidRPr="002A3F64">
        <w:rPr>
          <w:rFonts w:ascii="Arial" w:hAnsi="Arial"/>
          <w:sz w:val="23"/>
          <w:lang w:val="en-CA"/>
          <w:rPrChange w:id="1959" w:author="QC" w:date="2026-07-02T05:33:00Z">
            <w:rPr>
              <w:rFonts w:ascii="Arial" w:hAnsi="Arial"/>
              <w:sz w:val="23"/>
            </w:rPr>
          </w:rPrChange>
        </w:rPr>
        <w:t>um</w:t>
      </w:r>
      <w:del w:id="196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so</w:delText>
        </w:r>
      </w:del>
      <w:ins w:id="1961" w:author="QC" w:date="2026-07-02T05:33:00Z">
        <w:r w:rsidR="000831C0" w:rsidRPr="002A3F64">
          <w:rPr>
            <w:rFonts w:ascii="Arial" w:hAnsi="Arial" w:cs="Arial"/>
            <w:bCs/>
            <w:sz w:val="23"/>
            <w:lang w:val="en-CA"/>
          </w:rPr>
          <w:t>.  S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</w:t>
        </w:r>
      </w:ins>
      <w:r w:rsidR="00955D02" w:rsidRPr="002A3F64">
        <w:rPr>
          <w:rFonts w:ascii="Arial" w:hAnsi="Arial"/>
          <w:sz w:val="23"/>
          <w:lang w:val="en-CA"/>
          <w:rPrChange w:id="1962" w:author="QC" w:date="2026-07-02T05:33:00Z">
            <w:rPr>
              <w:rFonts w:ascii="Arial" w:hAnsi="Arial"/>
              <w:sz w:val="23"/>
            </w:rPr>
          </w:rPrChange>
        </w:rPr>
        <w:t xml:space="preserve"> the police officer, Jen</w:t>
      </w:r>
      <w:del w:id="196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1964" w:author="QC" w:date="2026-07-02T05:33:00Z">
        <w:r w:rsidR="000831C0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1965" w:author="QC" w:date="2026-07-02T05:33:00Z">
            <w:rPr>
              <w:rFonts w:ascii="Arial" w:hAnsi="Arial"/>
              <w:sz w:val="23"/>
            </w:rPr>
          </w:rPrChange>
        </w:rPr>
        <w:t xml:space="preserve"> uh, Elise said, um, I asked him, him</w:t>
      </w:r>
      <w:del w:id="196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967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A81638" w:rsidRPr="002A3F64">
        <w:rPr>
          <w:rFonts w:ascii="Arial" w:hAnsi="Arial"/>
          <w:sz w:val="23"/>
          <w:lang w:val="en-CA"/>
          <w:rPrChange w:id="1968" w:author="QC" w:date="2026-07-02T05:33:00Z">
            <w:rPr>
              <w:rFonts w:ascii="Arial" w:hAnsi="Arial"/>
              <w:sz w:val="23"/>
            </w:rPr>
          </w:rPrChange>
        </w:rPr>
        <w:t>w</w:t>
      </w:r>
      <w:r w:rsidR="00955D02" w:rsidRPr="002A3F64">
        <w:rPr>
          <w:rFonts w:ascii="Arial" w:hAnsi="Arial"/>
          <w:sz w:val="23"/>
          <w:lang w:val="en-CA"/>
          <w:rPrChange w:id="1969" w:author="QC" w:date="2026-07-02T05:33:00Z">
            <w:rPr>
              <w:rFonts w:ascii="Arial" w:hAnsi="Arial"/>
              <w:sz w:val="23"/>
            </w:rPr>
          </w:rPrChange>
        </w:rPr>
        <w:t xml:space="preserve">hat's going on?  This is my friend.  And she said, </w:t>
      </w:r>
      <w:r w:rsidR="00A81638" w:rsidRPr="002A3F64">
        <w:rPr>
          <w:rFonts w:ascii="Arial" w:hAnsi="Arial"/>
          <w:sz w:val="23"/>
          <w:lang w:val="en-CA"/>
          <w:rPrChange w:id="1970" w:author="QC" w:date="2026-07-02T05:33:00Z">
            <w:rPr>
              <w:rFonts w:ascii="Arial" w:hAnsi="Arial"/>
              <w:sz w:val="23"/>
            </w:rPr>
          </w:rPrChange>
        </w:rPr>
        <w:t>a</w:t>
      </w:r>
      <w:r w:rsidR="00955D02" w:rsidRPr="002A3F64">
        <w:rPr>
          <w:rFonts w:ascii="Arial" w:hAnsi="Arial"/>
          <w:sz w:val="23"/>
          <w:lang w:val="en-CA"/>
          <w:rPrChange w:id="1971" w:author="QC" w:date="2026-07-02T05:33:00Z">
            <w:rPr>
              <w:rFonts w:ascii="Arial" w:hAnsi="Arial"/>
              <w:sz w:val="23"/>
            </w:rPr>
          </w:rPrChange>
        </w:rPr>
        <w:t xml:space="preserve">re they okay?  Is she okay?  And she said the police officer looked really sad and said, I can't say anything.  I don't know her.  It's not for me to say.  And then </w:t>
      </w:r>
      <w:r w:rsidR="00955D02" w:rsidRPr="002A3F64">
        <w:rPr>
          <w:rFonts w:ascii="Arial" w:hAnsi="Arial"/>
          <w:sz w:val="23"/>
          <w:lang w:val="en-CA"/>
          <w:rPrChange w:id="1972" w:author="QC" w:date="2026-07-02T05:33:00Z">
            <w:rPr>
              <w:rFonts w:ascii="Arial" w:hAnsi="Arial"/>
              <w:sz w:val="23"/>
            </w:rPr>
          </w:rPrChange>
        </w:rPr>
        <w:lastRenderedPageBreak/>
        <w:t>she got kind of angry</w:t>
      </w:r>
      <w:del w:id="197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974" w:author="QC" w:date="2026-07-02T05:33:00Z">
            <w:rPr>
              <w:rFonts w:ascii="Arial" w:hAnsi="Arial"/>
              <w:sz w:val="23"/>
            </w:rPr>
          </w:rPrChange>
        </w:rPr>
        <w:t xml:space="preserve"> and she goes, </w:t>
      </w:r>
      <w:r w:rsidR="00A81638" w:rsidRPr="002A3F64">
        <w:rPr>
          <w:rFonts w:ascii="Arial" w:hAnsi="Arial"/>
          <w:sz w:val="23"/>
          <w:lang w:val="en-CA"/>
          <w:rPrChange w:id="1975" w:author="QC" w:date="2026-07-02T05:33:00Z">
            <w:rPr>
              <w:rFonts w:ascii="Arial" w:hAnsi="Arial"/>
              <w:sz w:val="23"/>
            </w:rPr>
          </w:rPrChange>
        </w:rPr>
        <w:t>w</w:t>
      </w:r>
      <w:r w:rsidR="00955D02" w:rsidRPr="002A3F64">
        <w:rPr>
          <w:rFonts w:ascii="Arial" w:hAnsi="Arial"/>
          <w:sz w:val="23"/>
          <w:lang w:val="en-CA"/>
          <w:rPrChange w:id="1976" w:author="QC" w:date="2026-07-02T05:33:00Z">
            <w:rPr>
              <w:rFonts w:ascii="Arial" w:hAnsi="Arial"/>
              <w:sz w:val="23"/>
            </w:rPr>
          </w:rPrChange>
        </w:rPr>
        <w:t>ell, that's my friend</w:t>
      </w:r>
      <w:del w:id="197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. </w:delText>
        </w:r>
      </w:del>
      <w:r w:rsidR="00A62DCC" w:rsidRPr="002A3F64">
        <w:rPr>
          <w:rFonts w:ascii="Arial" w:hAnsi="Arial"/>
          <w:sz w:val="23"/>
          <w:lang w:val="en-CA"/>
          <w:rPrChange w:id="1978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</w:p>
    <w:p w14:paraId="45A8BAB8" w14:textId="3C8350E9" w:rsidR="00955D02" w:rsidRPr="002A3F64" w:rsidRDefault="00A62DCC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197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1980" w:author="QC" w:date="2026-07-02T05:33:00Z">
            <w:rPr>
              <w:rFonts w:ascii="Arial" w:hAnsi="Arial"/>
              <w:sz w:val="23"/>
            </w:rPr>
          </w:rPrChange>
        </w:rPr>
        <w:t>00:33</w:t>
      </w:r>
      <w:r w:rsidRPr="002A3F64">
        <w:rPr>
          <w:rFonts w:ascii="Arial" w:hAnsi="Arial"/>
          <w:sz w:val="23"/>
          <w:lang w:val="en-CA"/>
          <w:rPrChange w:id="1981" w:author="QC" w:date="2026-07-02T05:33:00Z">
            <w:rPr>
              <w:rFonts w:ascii="Arial" w:hAnsi="Arial"/>
              <w:sz w:val="23"/>
            </w:rPr>
          </w:rPrChange>
        </w:rPr>
        <w:tab/>
      </w:r>
      <w:del w:id="198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And</w:delText>
        </w:r>
      </w:del>
      <w:ins w:id="1983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1984" w:author="QC" w:date="2026-07-02T05:33:00Z">
            <w:rPr>
              <w:rFonts w:ascii="Arial" w:hAnsi="Arial"/>
              <w:sz w:val="23"/>
            </w:rPr>
          </w:rPrChange>
        </w:rPr>
        <w:t>, and</w:t>
      </w:r>
      <w:r w:rsidR="00CE229E" w:rsidRPr="002A3F64">
        <w:rPr>
          <w:rFonts w:ascii="Arial" w:hAnsi="Arial"/>
          <w:sz w:val="23"/>
          <w:lang w:val="en-CA"/>
          <w:rPrChange w:id="1985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986" w:author="QC" w:date="2026-07-02T05:33:00Z">
            <w:rPr>
              <w:rFonts w:ascii="Arial" w:hAnsi="Arial"/>
              <w:sz w:val="23"/>
            </w:rPr>
          </w:rPrChange>
        </w:rPr>
        <w:t>ou know, Elise is now yelling at me on the phone, and I'm just letting her go because she needed to get this out</w:t>
      </w:r>
      <w:del w:id="198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And</w:delText>
        </w:r>
      </w:del>
      <w:ins w:id="1988" w:author="QC" w:date="2026-07-02T05:33:00Z">
        <w:r w:rsidR="00443539" w:rsidRPr="002A3F64">
          <w:rPr>
            <w:rFonts w:ascii="Arial" w:hAnsi="Arial" w:cs="Arial"/>
            <w:bCs/>
            <w:sz w:val="23"/>
            <w:lang w:val="en-CA"/>
          </w:rPr>
          <w:t xml:space="preserve">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1989" w:author="QC" w:date="2026-07-02T05:33:00Z">
            <w:rPr>
              <w:rFonts w:ascii="Arial" w:hAnsi="Arial"/>
              <w:sz w:val="23"/>
            </w:rPr>
          </w:rPrChange>
        </w:rPr>
        <w:t xml:space="preserve"> she</w:t>
      </w:r>
      <w:r w:rsidR="00CE229E" w:rsidRPr="002A3F64">
        <w:rPr>
          <w:rFonts w:ascii="Arial" w:hAnsi="Arial"/>
          <w:sz w:val="23"/>
          <w:lang w:val="en-CA"/>
          <w:rPrChange w:id="199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1991" w:author="QC" w:date="2026-07-02T05:33:00Z">
            <w:rPr>
              <w:rFonts w:ascii="Arial" w:hAnsi="Arial"/>
              <w:sz w:val="23"/>
            </w:rPr>
          </w:rPrChange>
        </w:rPr>
        <w:t>ou know, she was like</w:t>
      </w:r>
      <w:del w:id="1992" w:author="QC" w:date="2026-07-02T05:33:00Z">
        <w:r w:rsidR="000322F1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993" w:author="QC" w:date="2026-07-02T05:33:00Z">
            <w:rPr>
              <w:rFonts w:ascii="Arial" w:hAnsi="Arial"/>
              <w:sz w:val="23"/>
            </w:rPr>
          </w:rPrChange>
        </w:rPr>
        <w:t xml:space="preserve"> my sister and blah, blah, blah, blah, and I, I get it, Elise</w:t>
      </w:r>
      <w:del w:id="199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You</w:delText>
        </w:r>
      </w:del>
      <w:ins w:id="1995" w:author="QC" w:date="2026-07-02T05:33:00Z">
        <w:r w:rsidR="00443539" w:rsidRPr="002A3F64">
          <w:rPr>
            <w:rFonts w:ascii="Arial" w:hAnsi="Arial" w:cs="Arial"/>
            <w:bCs/>
            <w:sz w:val="23"/>
            <w:lang w:val="en-CA"/>
          </w:rPr>
          <w:t>, y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ou</w:t>
        </w:r>
      </w:ins>
      <w:r w:rsidR="00955D02" w:rsidRPr="002A3F64">
        <w:rPr>
          <w:rFonts w:ascii="Arial" w:hAnsi="Arial"/>
          <w:sz w:val="23"/>
          <w:lang w:val="en-CA"/>
          <w:rPrChange w:id="1996" w:author="QC" w:date="2026-07-02T05:33:00Z">
            <w:rPr>
              <w:rFonts w:ascii="Arial" w:hAnsi="Arial"/>
              <w:sz w:val="23"/>
            </w:rPr>
          </w:rPrChange>
        </w:rPr>
        <w:t xml:space="preserve"> know?  At this point</w:t>
      </w:r>
      <w:del w:id="199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1998" w:author="QC" w:date="2026-07-02T05:33:00Z">
            <w:rPr>
              <w:rFonts w:ascii="Arial" w:hAnsi="Arial"/>
              <w:sz w:val="23"/>
            </w:rPr>
          </w:rPrChange>
        </w:rPr>
        <w:t xml:space="preserve"> I'm just like</w:t>
      </w:r>
      <w:del w:id="199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000" w:author="QC" w:date="2026-07-02T05:33:00Z">
            <w:rPr>
              <w:rFonts w:ascii="Arial" w:hAnsi="Arial"/>
              <w:sz w:val="23"/>
            </w:rPr>
          </w:rPrChange>
        </w:rPr>
        <w:t xml:space="preserve"> it's not in my head, right?</w:t>
      </w:r>
      <w:r w:rsidR="00084B68" w:rsidRPr="002A3F64">
        <w:rPr>
          <w:rFonts w:ascii="Arial" w:hAnsi="Arial"/>
          <w:sz w:val="23"/>
          <w:lang w:val="en-CA"/>
          <w:rPrChange w:id="2001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2002" w:author="QC" w:date="2026-07-02T05:33:00Z">
            <w:rPr>
              <w:rFonts w:ascii="Arial" w:hAnsi="Arial"/>
              <w:sz w:val="23"/>
            </w:rPr>
          </w:rPrChange>
        </w:rPr>
        <w:t>Um, because I'd seen the tape</w:t>
      </w:r>
      <w:del w:id="200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004" w:author="QC" w:date="2026-07-02T05:33:00Z">
            <w:rPr>
              <w:rFonts w:ascii="Arial" w:hAnsi="Arial"/>
              <w:sz w:val="23"/>
            </w:rPr>
          </w:rPrChange>
        </w:rPr>
        <w:t xml:space="preserve"> and I literally thought it was</w:t>
      </w:r>
      <w:r w:rsidR="00084B68" w:rsidRPr="002A3F64">
        <w:rPr>
          <w:rFonts w:ascii="Arial" w:hAnsi="Arial"/>
          <w:sz w:val="23"/>
          <w:lang w:val="en-CA"/>
          <w:rPrChange w:id="2005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2006" w:author="QC" w:date="2026-07-02T05:33:00Z">
            <w:rPr>
              <w:rFonts w:ascii="Arial" w:hAnsi="Arial"/>
              <w:sz w:val="23"/>
            </w:rPr>
          </w:rPrChange>
        </w:rPr>
        <w:t>I didn't see that it said</w:t>
      </w:r>
      <w:del w:id="200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008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084B68" w:rsidRPr="002A3F64">
        <w:rPr>
          <w:rFonts w:ascii="Arial" w:hAnsi="Arial"/>
          <w:sz w:val="23"/>
          <w:lang w:val="en-CA"/>
          <w:rPrChange w:id="2009" w:author="QC" w:date="2026-07-02T05:33:00Z">
            <w:rPr>
              <w:rFonts w:ascii="Arial" w:hAnsi="Arial"/>
              <w:sz w:val="23"/>
            </w:rPr>
          </w:rPrChange>
        </w:rPr>
        <w:t>p</w:t>
      </w:r>
      <w:r w:rsidR="00955D02" w:rsidRPr="002A3F64">
        <w:rPr>
          <w:rFonts w:ascii="Arial" w:hAnsi="Arial"/>
          <w:sz w:val="23"/>
          <w:lang w:val="en-CA"/>
          <w:rPrChange w:id="2010" w:author="QC" w:date="2026-07-02T05:33:00Z">
            <w:rPr>
              <w:rFonts w:ascii="Arial" w:hAnsi="Arial"/>
              <w:sz w:val="23"/>
            </w:rPr>
          </w:rPrChange>
        </w:rPr>
        <w:t>olice.</w:t>
      </w:r>
    </w:p>
    <w:p w14:paraId="7510016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01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01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013" w:author="QC" w:date="2026-07-02T05:33:00Z">
            <w:rPr>
              <w:rFonts w:ascii="Arial" w:hAnsi="Arial"/>
              <w:sz w:val="23"/>
            </w:rPr>
          </w:rPrChange>
        </w:rPr>
        <w:tab/>
        <w:t>Right.</w:t>
      </w:r>
    </w:p>
    <w:p w14:paraId="3FB3CB7F" w14:textId="5AF5FC61" w:rsidR="00096CD7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01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01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016" w:author="QC" w:date="2026-07-02T05:33:00Z">
            <w:rPr>
              <w:rFonts w:ascii="Arial" w:hAnsi="Arial"/>
              <w:sz w:val="23"/>
            </w:rPr>
          </w:rPrChange>
        </w:rPr>
        <w:tab/>
        <w:t>And I was on my way there on the way back and, uh, so then I called my husband.  Oh, she said, I think they're</w:t>
      </w:r>
      <w:r w:rsidR="00084B68" w:rsidRPr="002A3F64">
        <w:rPr>
          <w:rFonts w:ascii="Arial" w:hAnsi="Arial"/>
          <w:sz w:val="23"/>
          <w:lang w:val="en-CA"/>
          <w:rPrChange w:id="2017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2018" w:author="QC" w:date="2026-07-02T05:33:00Z">
            <w:rPr>
              <w:rFonts w:ascii="Arial" w:hAnsi="Arial"/>
              <w:sz w:val="23"/>
            </w:rPr>
          </w:rPrChange>
        </w:rPr>
        <w:t>, I think they're</w:t>
      </w:r>
      <w:r w:rsidR="00084B68" w:rsidRPr="002A3F64">
        <w:rPr>
          <w:rFonts w:ascii="Arial" w:hAnsi="Arial"/>
          <w:sz w:val="23"/>
          <w:lang w:val="en-CA"/>
          <w:rPrChange w:id="2019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2020" w:author="QC" w:date="2026-07-02T05:33:00Z">
            <w:rPr>
              <w:rFonts w:ascii="Arial" w:hAnsi="Arial"/>
              <w:sz w:val="23"/>
            </w:rPr>
          </w:rPrChange>
        </w:rPr>
        <w:t>, I</w:t>
      </w:r>
      <w:del w:id="202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I</w:delText>
        </w:r>
      </w:del>
      <w:r w:rsidR="00955D02" w:rsidRPr="002A3F64">
        <w:rPr>
          <w:rFonts w:ascii="Arial" w:hAnsi="Arial"/>
          <w:sz w:val="23"/>
          <w:lang w:val="en-CA"/>
          <w:rPrChange w:id="2022" w:author="QC" w:date="2026-07-02T05:33:00Z">
            <w:rPr>
              <w:rFonts w:ascii="Arial" w:hAnsi="Arial"/>
              <w:sz w:val="23"/>
            </w:rPr>
          </w:rPrChange>
        </w:rPr>
        <w:t xml:space="preserve"> think it's homicide.  She's</w:t>
      </w:r>
      <w:r w:rsidR="00084B68" w:rsidRPr="002A3F64">
        <w:rPr>
          <w:rFonts w:ascii="Arial" w:hAnsi="Arial"/>
          <w:sz w:val="23"/>
          <w:lang w:val="en-CA"/>
          <w:rPrChange w:id="2023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2024" w:author="QC" w:date="2026-07-02T05:33:00Z">
            <w:rPr>
              <w:rFonts w:ascii="Arial" w:hAnsi="Arial"/>
              <w:sz w:val="23"/>
            </w:rPr>
          </w:rPrChange>
        </w:rPr>
        <w:t>, Elise says, I think it's homicide.  And I didn't even</w:t>
      </w:r>
      <w:r w:rsidR="00084B68" w:rsidRPr="002A3F64">
        <w:rPr>
          <w:rFonts w:ascii="Arial" w:hAnsi="Arial"/>
          <w:sz w:val="23"/>
          <w:lang w:val="en-CA"/>
          <w:rPrChange w:id="2025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2026" w:author="QC" w:date="2026-07-02T05:33:00Z">
            <w:rPr>
              <w:rFonts w:ascii="Arial" w:hAnsi="Arial"/>
              <w:sz w:val="23"/>
            </w:rPr>
          </w:rPrChange>
        </w:rPr>
        <w:t>, I</w:t>
      </w:r>
      <w:del w:id="202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028" w:author="QC" w:date="2026-07-02T05:33:00Z">
        <w:r w:rsidR="00096CD7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029" w:author="QC" w:date="2026-07-02T05:33:00Z">
            <w:rPr>
              <w:rFonts w:ascii="Arial" w:hAnsi="Arial"/>
              <w:sz w:val="23"/>
            </w:rPr>
          </w:rPrChange>
        </w:rPr>
        <w:t xml:space="preserve"> like</w:t>
      </w:r>
      <w:del w:id="203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031" w:author="QC" w:date="2026-07-02T05:33:00Z">
            <w:rPr>
              <w:rFonts w:ascii="Arial" w:hAnsi="Arial"/>
              <w:sz w:val="23"/>
            </w:rPr>
          </w:rPrChange>
        </w:rPr>
        <w:t xml:space="preserve"> I thought Andrew was suicidal</w:t>
      </w:r>
      <w:del w:id="203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. </w:delText>
        </w:r>
      </w:del>
      <w:ins w:id="2033" w:author="QC" w:date="2026-07-02T05:33:00Z">
        <w:r w:rsidR="00096CD7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096CD7" w:rsidRPr="002A3F64">
        <w:rPr>
          <w:rFonts w:ascii="Arial" w:hAnsi="Arial"/>
          <w:sz w:val="23"/>
          <w:lang w:val="en-CA"/>
          <w:rPrChange w:id="2034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035" w:author="QC" w:date="2026-07-02T05:33:00Z">
            <w:rPr>
              <w:rFonts w:ascii="Arial" w:hAnsi="Arial"/>
              <w:sz w:val="23"/>
            </w:rPr>
          </w:rPrChange>
        </w:rPr>
        <w:t>I personally did</w:t>
      </w:r>
      <w:ins w:id="2036" w:author="QC" w:date="2026-07-02T05:33:00Z">
        <w:r w:rsidR="00096CD7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037" w:author="QC" w:date="2026-07-02T05:33:00Z">
            <w:rPr>
              <w:rFonts w:ascii="Arial" w:hAnsi="Arial"/>
              <w:sz w:val="23"/>
            </w:rPr>
          </w:rPrChange>
        </w:rPr>
        <w:t xml:space="preserve"> and Basil as well.  And</w:t>
      </w:r>
      <w:r w:rsidR="00CE229E" w:rsidRPr="002A3F64">
        <w:rPr>
          <w:rFonts w:ascii="Arial" w:hAnsi="Arial"/>
          <w:sz w:val="23"/>
          <w:lang w:val="en-CA"/>
          <w:rPrChange w:id="2038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039" w:author="QC" w:date="2026-07-02T05:33:00Z">
            <w:rPr>
              <w:rFonts w:ascii="Arial" w:hAnsi="Arial"/>
              <w:sz w:val="23"/>
            </w:rPr>
          </w:rPrChange>
        </w:rPr>
        <w:t xml:space="preserve">ou know?  So at this point, she's saying, </w:t>
      </w:r>
      <w:r w:rsidR="00084B68" w:rsidRPr="002A3F64">
        <w:rPr>
          <w:rFonts w:ascii="Arial" w:hAnsi="Arial"/>
          <w:sz w:val="23"/>
          <w:lang w:val="en-CA"/>
          <w:rPrChange w:id="2040" w:author="QC" w:date="2026-07-02T05:33:00Z">
            <w:rPr>
              <w:rFonts w:ascii="Arial" w:hAnsi="Arial"/>
              <w:sz w:val="23"/>
            </w:rPr>
          </w:rPrChange>
        </w:rPr>
        <w:t>m</w:t>
      </w:r>
      <w:r w:rsidR="00955D02" w:rsidRPr="002A3F64">
        <w:rPr>
          <w:rFonts w:ascii="Arial" w:hAnsi="Arial"/>
          <w:sz w:val="23"/>
          <w:lang w:val="en-CA"/>
          <w:rPrChange w:id="2041" w:author="QC" w:date="2026-07-02T05:33:00Z">
            <w:rPr>
              <w:rFonts w:ascii="Arial" w:hAnsi="Arial"/>
              <w:sz w:val="23"/>
            </w:rPr>
          </w:rPrChange>
        </w:rPr>
        <w:t>y aunt and my uncle</w:t>
      </w:r>
      <w:ins w:id="2042" w:author="QC" w:date="2026-07-02T05:33:00Z">
        <w:r w:rsidR="00096CD7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043" w:author="QC" w:date="2026-07-02T05:33:00Z">
            <w:rPr>
              <w:rFonts w:ascii="Arial" w:hAnsi="Arial"/>
              <w:sz w:val="23"/>
            </w:rPr>
          </w:rPrChange>
        </w:rPr>
        <w:t xml:space="preserve"> like I know, I am an in, and I</w:t>
      </w:r>
      <w:r w:rsidR="00CE229E" w:rsidRPr="002A3F64">
        <w:rPr>
          <w:rFonts w:ascii="Arial" w:hAnsi="Arial"/>
          <w:sz w:val="23"/>
          <w:lang w:val="en-CA"/>
          <w:rPrChange w:id="2044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045" w:author="QC" w:date="2026-07-02T05:33:00Z">
            <w:rPr>
              <w:rFonts w:ascii="Arial" w:hAnsi="Arial"/>
              <w:sz w:val="23"/>
            </w:rPr>
          </w:rPrChange>
        </w:rPr>
        <w:t xml:space="preserve">ou know, it's homicide.  I know.  And at this point, I'm thinking, it can only </w:t>
      </w:r>
      <w:ins w:id="2046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be, it can </w:t>
        </w:r>
      </w:ins>
    </w:p>
    <w:p w14:paraId="4D1A2D73" w14:textId="44ABA361" w:rsidR="001B7C0C" w:rsidRPr="002A3F64" w:rsidRDefault="00096CD7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04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048" w:author="QC" w:date="2026-07-02T05:33:00Z">
            <w:rPr>
              <w:rFonts w:ascii="Arial" w:hAnsi="Arial"/>
              <w:sz w:val="23"/>
            </w:rPr>
          </w:rPrChange>
        </w:rPr>
        <w:t>00:34</w:t>
      </w:r>
      <w:r w:rsidRPr="002A3F64">
        <w:rPr>
          <w:rFonts w:ascii="Arial" w:hAnsi="Arial"/>
          <w:sz w:val="23"/>
          <w:lang w:val="en-CA"/>
          <w:rPrChange w:id="2049" w:author="QC" w:date="2026-07-02T05:33:00Z">
            <w:rPr>
              <w:rFonts w:ascii="Arial" w:hAnsi="Arial"/>
              <w:sz w:val="23"/>
            </w:rPr>
          </w:rPrChange>
        </w:rPr>
        <w:tab/>
      </w:r>
      <w:del w:id="205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be, it can </w:delText>
        </w:r>
      </w:del>
      <w:r w:rsidR="00955D02" w:rsidRPr="002A3F64">
        <w:rPr>
          <w:rFonts w:ascii="Arial" w:hAnsi="Arial"/>
          <w:sz w:val="23"/>
          <w:lang w:val="en-CA"/>
          <w:rPrChange w:id="2051" w:author="QC" w:date="2026-07-02T05:33:00Z">
            <w:rPr>
              <w:rFonts w:ascii="Arial" w:hAnsi="Arial"/>
              <w:sz w:val="23"/>
            </w:rPr>
          </w:rPrChange>
        </w:rPr>
        <w:t>only be Andrew in my head.  So I phoned my husband.  He's at work.  He said I'll come and get you</w:t>
      </w:r>
      <w:del w:id="205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Don't</w:delText>
        </w:r>
      </w:del>
      <w:ins w:id="2053" w:author="QC" w:date="2026-07-02T05:33:00Z">
        <w:r w:rsidR="00B24C45" w:rsidRPr="002A3F64">
          <w:rPr>
            <w:rFonts w:ascii="Arial" w:hAnsi="Arial" w:cs="Arial"/>
            <w:bCs/>
            <w:sz w:val="23"/>
            <w:lang w:val="en-CA"/>
          </w:rPr>
          <w:t>, d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on't</w:t>
        </w:r>
      </w:ins>
      <w:r w:rsidR="00955D02" w:rsidRPr="002A3F64">
        <w:rPr>
          <w:rFonts w:ascii="Arial" w:hAnsi="Arial"/>
          <w:sz w:val="23"/>
          <w:lang w:val="en-CA"/>
          <w:rPrChange w:id="2054" w:author="QC" w:date="2026-07-02T05:33:00Z">
            <w:rPr>
              <w:rFonts w:ascii="Arial" w:hAnsi="Arial"/>
              <w:sz w:val="23"/>
            </w:rPr>
          </w:rPrChange>
        </w:rPr>
        <w:t xml:space="preserve"> drive.  And so he came and got me in Stoney Creek and, and drove me back Thursday night</w:t>
      </w:r>
      <w:del w:id="205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and</w:delText>
        </w:r>
      </w:del>
      <w:ins w:id="2056" w:author="QC" w:date="2026-07-02T05:33:00Z">
        <w:r w:rsidR="00B24C45" w:rsidRPr="002A3F64">
          <w:rPr>
            <w:rFonts w:ascii="Arial" w:hAnsi="Arial" w:cs="Arial"/>
            <w:bCs/>
            <w:sz w:val="23"/>
            <w:lang w:val="en-CA"/>
          </w:rPr>
          <w:t>. 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2057" w:author="QC" w:date="2026-07-02T05:33:00Z">
            <w:rPr>
              <w:rFonts w:ascii="Arial" w:hAnsi="Arial"/>
              <w:sz w:val="23"/>
            </w:rPr>
          </w:rPrChange>
        </w:rPr>
        <w:t xml:space="preserve"> then Elise is trying to I think call me and I can't listen to this anymore.  And then something goes on </w:t>
      </w:r>
      <w:r w:rsidR="00577488" w:rsidRPr="002A3F64">
        <w:rPr>
          <w:rFonts w:ascii="Arial" w:hAnsi="Arial"/>
          <w:sz w:val="23"/>
          <w:lang w:val="en-CA"/>
          <w:rPrChange w:id="2058" w:author="QC" w:date="2026-07-02T05:33:00Z">
            <w:rPr>
              <w:rFonts w:ascii="Arial" w:hAnsi="Arial"/>
              <w:sz w:val="23"/>
            </w:rPr>
          </w:rPrChange>
        </w:rPr>
        <w:t>411</w:t>
      </w:r>
      <w:r w:rsidR="00955D02" w:rsidRPr="002A3F64">
        <w:rPr>
          <w:rFonts w:ascii="Arial" w:hAnsi="Arial"/>
          <w:sz w:val="23"/>
          <w:lang w:val="en-CA"/>
          <w:rPrChange w:id="2059" w:author="QC" w:date="2026-07-02T05:33:00Z">
            <w:rPr>
              <w:rFonts w:ascii="Arial" w:hAnsi="Arial"/>
              <w:sz w:val="23"/>
            </w:rPr>
          </w:rPrChange>
        </w:rPr>
        <w:t xml:space="preserve"> or something</w:t>
      </w:r>
      <w:del w:id="206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061" w:author="QC" w:date="2026-07-02T05:33:00Z">
            <w:rPr>
              <w:rFonts w:ascii="Arial" w:hAnsi="Arial"/>
              <w:sz w:val="23"/>
            </w:rPr>
          </w:rPrChange>
        </w:rPr>
        <w:t xml:space="preserve"> and then I read that.  So I just had my headphones on, walked</w:t>
      </w:r>
      <w:del w:id="2062" w:author="QC" w:date="2026-07-02T05:33:00Z">
        <w:r w:rsidR="00974EC5">
          <w:rPr>
            <w:rFonts w:ascii="Arial" w:hAnsi="Arial" w:cs="Arial"/>
            <w:bCs/>
            <w:sz w:val="23"/>
          </w:rPr>
          <w:delText>,</w:delText>
        </w:r>
      </w:del>
      <w:ins w:id="2063" w:author="QC" w:date="2026-07-02T05:33:00Z">
        <w:r w:rsidR="00995639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74EC5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74EC5" w:rsidRPr="002A3F64">
        <w:rPr>
          <w:rFonts w:ascii="Arial" w:hAnsi="Arial"/>
          <w:sz w:val="23"/>
          <w:lang w:val="en-CA"/>
          <w:rPrChange w:id="2064" w:author="QC" w:date="2026-07-02T05:33:00Z">
            <w:rPr>
              <w:rFonts w:ascii="Arial" w:hAnsi="Arial"/>
              <w:sz w:val="23"/>
            </w:rPr>
          </w:rPrChange>
        </w:rPr>
        <w:t xml:space="preserve"> i</w:t>
      </w:r>
      <w:r w:rsidR="00955D02" w:rsidRPr="002A3F64">
        <w:rPr>
          <w:rFonts w:ascii="Arial" w:hAnsi="Arial"/>
          <w:sz w:val="23"/>
          <w:lang w:val="en-CA"/>
          <w:rPrChange w:id="2065" w:author="QC" w:date="2026-07-02T05:33:00Z">
            <w:rPr>
              <w:rFonts w:ascii="Arial" w:hAnsi="Arial"/>
              <w:sz w:val="23"/>
            </w:rPr>
          </w:rPrChange>
        </w:rPr>
        <w:t>t was raining that day</w:t>
      </w:r>
      <w:del w:id="206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067" w:author="QC" w:date="2026-07-02T05:33:00Z">
            <w:rPr>
              <w:rFonts w:ascii="Arial" w:hAnsi="Arial"/>
              <w:sz w:val="23"/>
            </w:rPr>
          </w:rPrChange>
        </w:rPr>
        <w:t xml:space="preserve"> and I walked down to the tennis court, and I just was throwing balls and trying to deal with if this really happened because Jen and I</w:t>
      </w:r>
      <w:r w:rsidR="00974EC5" w:rsidRPr="002A3F64">
        <w:rPr>
          <w:rFonts w:ascii="Arial" w:hAnsi="Arial"/>
          <w:sz w:val="23"/>
          <w:lang w:val="en-CA"/>
          <w:rPrChange w:id="2068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2069" w:author="QC" w:date="2026-07-02T05:33:00Z">
            <w:rPr>
              <w:rFonts w:ascii="Arial" w:hAnsi="Arial"/>
              <w:sz w:val="23"/>
            </w:rPr>
          </w:rPrChange>
        </w:rPr>
        <w:t>, we</w:t>
      </w:r>
      <w:del w:id="207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071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 play</w:t>
        </w:r>
        <w:r w:rsidR="00626D61" w:rsidRPr="002A3F64">
          <w:rPr>
            <w:rFonts w:ascii="Arial" w:hAnsi="Arial" w:cs="Arial"/>
            <w:bCs/>
            <w:sz w:val="23"/>
            <w:lang w:val="en-CA"/>
          </w:rPr>
          <w:t>-,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 here</w:t>
        </w:r>
      </w:ins>
      <w:r w:rsidR="00955D02" w:rsidRPr="002A3F64">
        <w:rPr>
          <w:rFonts w:ascii="Arial" w:hAnsi="Arial"/>
          <w:sz w:val="23"/>
          <w:lang w:val="en-CA"/>
          <w:rPrChange w:id="2072" w:author="QC" w:date="2026-07-02T05:33:00Z">
            <w:rPr>
              <w:rFonts w:ascii="Arial" w:hAnsi="Arial"/>
              <w:sz w:val="23"/>
            </w:rPr>
          </w:rPrChange>
        </w:rPr>
        <w:t xml:space="preserve"> we play</w:t>
      </w:r>
      <w:del w:id="207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here, we play</w:delText>
        </w:r>
      </w:del>
      <w:ins w:id="2074" w:author="QC" w:date="2026-07-02T05:33:00Z">
        <w:r w:rsidR="00626D61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075" w:author="QC" w:date="2026-07-02T05:33:00Z">
            <w:rPr>
              <w:rFonts w:ascii="Arial" w:hAnsi="Arial"/>
              <w:sz w:val="23"/>
            </w:rPr>
          </w:rPrChange>
        </w:rPr>
        <w:t xml:space="preserve"> here</w:t>
      </w:r>
      <w:del w:id="207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077" w:author="QC" w:date="2026-07-02T05:33:00Z">
            <w:rPr>
              <w:rFonts w:ascii="Arial" w:hAnsi="Arial"/>
              <w:sz w:val="23"/>
            </w:rPr>
          </w:rPrChange>
        </w:rPr>
        <w:t xml:space="preserve"> the funny things I remember, walked back in the rain, went, just cried, and then had a hard time that night.  Scott took me to the </w:t>
      </w:r>
      <w:del w:id="2078" w:author="QC" w:date="2026-07-02T05:33:00Z">
        <w:r w:rsidR="00955D02" w:rsidRPr="00955D02">
          <w:rPr>
            <w:rFonts w:ascii="Arial" w:hAnsi="Arial" w:cs="Arial"/>
            <w:bCs/>
            <w:sz w:val="23"/>
          </w:rPr>
          <w:lastRenderedPageBreak/>
          <w:delText>bubble</w:delText>
        </w:r>
      </w:del>
      <w:ins w:id="2079" w:author="QC" w:date="2026-07-02T05:33:00Z">
        <w:r w:rsidR="001B7C0C" w:rsidRPr="002A3F64">
          <w:rPr>
            <w:rFonts w:ascii="Arial" w:hAnsi="Arial" w:cs="Arial"/>
            <w:bCs/>
            <w:sz w:val="23"/>
            <w:lang w:val="en-CA"/>
          </w:rPr>
          <w:t>B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ubble</w:t>
        </w:r>
      </w:ins>
      <w:r w:rsidR="00955D02" w:rsidRPr="002A3F64">
        <w:rPr>
          <w:rFonts w:ascii="Arial" w:hAnsi="Arial"/>
          <w:sz w:val="23"/>
          <w:lang w:val="en-CA"/>
          <w:rPrChange w:id="2080" w:author="QC" w:date="2026-07-02T05:33:00Z">
            <w:rPr>
              <w:rFonts w:ascii="Arial" w:hAnsi="Arial"/>
              <w:sz w:val="23"/>
            </w:rPr>
          </w:rPrChange>
        </w:rPr>
        <w:t xml:space="preserve"> on Friday morning, I taught adults, and then he drove me back to Stoney Creek to get my car </w:t>
      </w:r>
    </w:p>
    <w:p w14:paraId="3373F410" w14:textId="07A7A206" w:rsidR="00955D02" w:rsidRPr="002A3F64" w:rsidRDefault="001B7C0C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08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082" w:author="QC" w:date="2026-07-02T05:33:00Z">
            <w:rPr>
              <w:rFonts w:ascii="Arial" w:hAnsi="Arial"/>
              <w:sz w:val="23"/>
            </w:rPr>
          </w:rPrChange>
        </w:rPr>
        <w:t>00:35</w:t>
      </w:r>
      <w:r w:rsidRPr="002A3F64">
        <w:rPr>
          <w:rFonts w:ascii="Arial" w:hAnsi="Arial"/>
          <w:sz w:val="23"/>
          <w:lang w:val="en-CA"/>
          <w:rPrChange w:id="2083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2084" w:author="QC" w:date="2026-07-02T05:33:00Z">
            <w:rPr>
              <w:rFonts w:ascii="Arial" w:hAnsi="Arial"/>
              <w:sz w:val="23"/>
            </w:rPr>
          </w:rPrChange>
        </w:rPr>
        <w:t>Friday</w:t>
      </w:r>
      <w:del w:id="208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086" w:author="QC" w:date="2026-07-02T05:33:00Z">
            <w:rPr>
              <w:rFonts w:ascii="Arial" w:hAnsi="Arial"/>
              <w:sz w:val="23"/>
            </w:rPr>
          </w:rPrChange>
        </w:rPr>
        <w:t xml:space="preserve"> and then, um, it started coming out, so...</w:t>
      </w:r>
    </w:p>
    <w:p w14:paraId="0266D8B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08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08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089" w:author="QC" w:date="2026-07-02T05:33:00Z">
            <w:rPr>
              <w:rFonts w:ascii="Arial" w:hAnsi="Arial"/>
              <w:sz w:val="23"/>
            </w:rPr>
          </w:rPrChange>
        </w:rPr>
        <w:tab/>
        <w:t>Okay.  When you say that, that it was Andrew that, that would have done it, why do you say that?</w:t>
      </w:r>
    </w:p>
    <w:p w14:paraId="3E94A239" w14:textId="3A405224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09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09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092" w:author="QC" w:date="2026-07-02T05:33:00Z">
            <w:rPr>
              <w:rFonts w:ascii="Arial" w:hAnsi="Arial"/>
              <w:sz w:val="23"/>
            </w:rPr>
          </w:rPrChange>
        </w:rPr>
        <w:tab/>
        <w:t xml:space="preserve">Well, I think, I think </w:t>
      </w:r>
      <w:del w:id="209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becau</w:delText>
        </w:r>
      </w:del>
      <w:ins w:id="2094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bec</w:t>
        </w:r>
      </w:ins>
      <w:r w:rsidR="00955D02" w:rsidRPr="002A3F64">
        <w:rPr>
          <w:rFonts w:ascii="Arial" w:hAnsi="Arial"/>
          <w:sz w:val="23"/>
          <w:lang w:val="en-CA"/>
          <w:rPrChange w:id="2095" w:author="QC" w:date="2026-07-02T05:33:00Z">
            <w:rPr>
              <w:rFonts w:ascii="Arial" w:hAnsi="Arial"/>
              <w:sz w:val="23"/>
            </w:rPr>
          </w:rPrChange>
        </w:rPr>
        <w:t>-</w:t>
      </w:r>
      <w:r w:rsidR="00974EC5" w:rsidRPr="002A3F64">
        <w:rPr>
          <w:rFonts w:ascii="Arial" w:hAnsi="Arial"/>
          <w:sz w:val="23"/>
          <w:lang w:val="en-CA"/>
          <w:rPrChange w:id="2096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2097" w:author="QC" w:date="2026-07-02T05:33:00Z">
            <w:rPr>
              <w:rFonts w:ascii="Arial" w:hAnsi="Arial"/>
              <w:sz w:val="23"/>
            </w:rPr>
          </w:rPrChange>
        </w:rPr>
        <w:t xml:space="preserve"> because of the conversation.  Well</w:t>
      </w:r>
      <w:r w:rsidR="00974EC5" w:rsidRPr="002A3F64">
        <w:rPr>
          <w:rFonts w:ascii="Arial" w:hAnsi="Arial"/>
          <w:sz w:val="23"/>
          <w:lang w:val="en-CA"/>
          <w:rPrChange w:id="2098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  <w:r w:rsidR="00955D02" w:rsidRPr="002A3F64">
        <w:rPr>
          <w:rFonts w:ascii="Arial" w:hAnsi="Arial"/>
          <w:sz w:val="23"/>
          <w:lang w:val="en-CA"/>
          <w:rPrChange w:id="2099" w:author="QC" w:date="2026-07-02T05:33:00Z">
            <w:rPr>
              <w:rFonts w:ascii="Arial" w:hAnsi="Arial"/>
              <w:sz w:val="23"/>
            </w:rPr>
          </w:rPrChange>
        </w:rPr>
        <w:t>because of conversations that I've had with Jen, the how much he had, he had said to Jen, I want what you have</w:t>
      </w:r>
      <w:del w:id="210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. </w:delText>
        </w:r>
      </w:del>
      <w:ins w:id="2101" w:author="QC" w:date="2026-07-02T05:33:00Z">
        <w:r w:rsidR="00B711B3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B711B3" w:rsidRPr="002A3F64">
        <w:rPr>
          <w:rFonts w:ascii="Arial" w:hAnsi="Arial"/>
          <w:sz w:val="23"/>
          <w:lang w:val="en-CA"/>
          <w:rPrChange w:id="2102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103" w:author="QC" w:date="2026-07-02T05:33:00Z">
            <w:rPr>
              <w:rFonts w:ascii="Arial" w:hAnsi="Arial"/>
              <w:sz w:val="23"/>
            </w:rPr>
          </w:rPrChange>
        </w:rPr>
        <w:t>I want your relationship</w:t>
      </w:r>
      <w:del w:id="210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. </w:delText>
        </w:r>
      </w:del>
      <w:ins w:id="2105" w:author="QC" w:date="2026-07-02T05:33:00Z">
        <w:r w:rsidR="00B711B3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B711B3" w:rsidRPr="002A3F64">
        <w:rPr>
          <w:rFonts w:ascii="Arial" w:hAnsi="Arial"/>
          <w:sz w:val="23"/>
          <w:lang w:val="en-CA"/>
          <w:rPrChange w:id="2106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107" w:author="QC" w:date="2026-07-02T05:33:00Z">
            <w:rPr>
              <w:rFonts w:ascii="Arial" w:hAnsi="Arial"/>
              <w:sz w:val="23"/>
            </w:rPr>
          </w:rPrChange>
        </w:rPr>
        <w:t>I want</w:t>
      </w:r>
      <w:r w:rsidR="00CE229E" w:rsidRPr="002A3F64">
        <w:rPr>
          <w:rFonts w:ascii="Arial" w:hAnsi="Arial"/>
          <w:sz w:val="23"/>
          <w:lang w:val="en-CA"/>
          <w:rPrChange w:id="2108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109" w:author="QC" w:date="2026-07-02T05:33:00Z">
            <w:rPr>
              <w:rFonts w:ascii="Arial" w:hAnsi="Arial"/>
              <w:sz w:val="23"/>
            </w:rPr>
          </w:rPrChange>
        </w:rPr>
        <w:t>ou know, what you have.  I remember her telling me this, and Elise and I had talked about that too.  Andrew wants to have a family.  He wants to have a wife.  He wants to have a partner.  He wants to have a job.</w:t>
      </w:r>
      <w:r w:rsidR="008D2F22" w:rsidRPr="002A3F64">
        <w:rPr>
          <w:rFonts w:ascii="Arial" w:hAnsi="Arial"/>
          <w:sz w:val="23"/>
          <w:lang w:val="en-CA"/>
          <w:rPrChange w:id="2110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2111" w:author="QC" w:date="2026-07-02T05:33:00Z">
            <w:rPr>
              <w:rFonts w:ascii="Arial" w:hAnsi="Arial"/>
              <w:sz w:val="23"/>
            </w:rPr>
          </w:rPrChange>
        </w:rPr>
        <w:t xml:space="preserve">And, um, and </w:t>
      </w:r>
      <w:del w:id="211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th</w:delText>
        </w:r>
      </w:del>
      <w:ins w:id="2113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th</w:t>
        </w:r>
        <w:r w:rsidR="005568C5" w:rsidRPr="002A3F64">
          <w:rPr>
            <w:rFonts w:ascii="Arial" w:hAnsi="Arial" w:cs="Arial"/>
            <w:bCs/>
            <w:sz w:val="23"/>
            <w:lang w:val="en-CA"/>
          </w:rPr>
          <w:t>at</w:t>
        </w:r>
      </w:ins>
      <w:r w:rsidR="00955D02" w:rsidRPr="002A3F64">
        <w:rPr>
          <w:rFonts w:ascii="Arial" w:hAnsi="Arial"/>
          <w:sz w:val="23"/>
          <w:lang w:val="en-CA"/>
          <w:rPrChange w:id="2114" w:author="QC" w:date="2026-07-02T05:33:00Z">
            <w:rPr>
              <w:rFonts w:ascii="Arial" w:hAnsi="Arial"/>
              <w:sz w:val="23"/>
            </w:rPr>
          </w:rPrChange>
        </w:rPr>
        <w:t>-</w:t>
      </w:r>
      <w:r w:rsidR="008D2F22" w:rsidRPr="002A3F64">
        <w:rPr>
          <w:rFonts w:ascii="Arial" w:hAnsi="Arial"/>
          <w:sz w:val="23"/>
          <w:lang w:val="en-CA"/>
          <w:rPrChange w:id="2115" w:author="QC" w:date="2026-07-02T05:33:00Z">
            <w:rPr>
              <w:rFonts w:ascii="Arial" w:hAnsi="Arial"/>
              <w:sz w:val="23"/>
            </w:rPr>
          </w:rPrChange>
        </w:rPr>
        <w:t>, I guess, and I…</w:t>
      </w:r>
    </w:p>
    <w:p w14:paraId="672031F5" w14:textId="77777777" w:rsidR="008D2F2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11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11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118" w:author="QC" w:date="2026-07-02T05:33:00Z">
            <w:rPr>
              <w:rFonts w:ascii="Arial" w:hAnsi="Arial"/>
              <w:sz w:val="23"/>
            </w:rPr>
          </w:rPrChange>
        </w:rPr>
        <w:tab/>
        <w:t>He wants a relationship though</w:t>
      </w:r>
      <w:r w:rsidR="008D2F22" w:rsidRPr="002A3F64">
        <w:rPr>
          <w:rFonts w:ascii="Arial" w:hAnsi="Arial"/>
          <w:sz w:val="23"/>
          <w:lang w:val="en-CA"/>
          <w:rPrChange w:id="2119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59297F42" w14:textId="77777777" w:rsidR="008D2F2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12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12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8D2F22" w:rsidRPr="002A3F64">
        <w:rPr>
          <w:rFonts w:ascii="Arial" w:hAnsi="Arial"/>
          <w:sz w:val="23"/>
          <w:lang w:val="en-CA"/>
          <w:rPrChange w:id="2122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509BFD9A" w14:textId="77777777" w:rsidR="005568C5" w:rsidRPr="002A3F64" w:rsidRDefault="005568C5" w:rsidP="005568C5">
      <w:pPr>
        <w:widowControl w:val="0"/>
        <w:spacing w:after="100" w:afterAutospacing="1" w:line="360" w:lineRule="auto"/>
        <w:ind w:left="2520" w:hanging="1800"/>
        <w:jc w:val="both"/>
        <w:rPr>
          <w:moveFrom w:id="2123" w:author="QC" w:date="2026-07-02T05:33:00Z"/>
          <w:rFonts w:ascii="Arial" w:hAnsi="Arial"/>
          <w:sz w:val="23"/>
          <w:lang w:val="en-CA"/>
          <w:rPrChange w:id="2124" w:author="QC" w:date="2026-07-02T05:33:00Z">
            <w:rPr>
              <w:moveFrom w:id="2125" w:author="QC" w:date="2026-07-02T05:33:00Z"/>
              <w:rFonts w:ascii="Arial" w:hAnsi="Arial"/>
              <w:sz w:val="23"/>
            </w:rPr>
          </w:rPrChange>
        </w:rPr>
      </w:pPr>
      <w:moveFromRangeStart w:id="2126" w:author="QC" w:date="2026-07-02T05:33:00Z" w:name="move233862855"/>
      <w:moveFrom w:id="2127" w:author="QC" w:date="2026-07-02T05:33:00Z">
        <w:r w:rsidRPr="002A3F64">
          <w:rPr>
            <w:rFonts w:ascii="Arial" w:hAnsi="Arial"/>
            <w:sz w:val="23"/>
            <w:lang w:val="en-CA"/>
            <w:rPrChange w:id="2128" w:author="QC" w:date="2026-07-02T05:33:00Z">
              <w:rPr>
                <w:rFonts w:ascii="Arial" w:hAnsi="Arial"/>
                <w:sz w:val="23"/>
              </w:rPr>
            </w:rPrChange>
          </w:rPr>
          <w:t>00:36</w:t>
        </w:r>
      </w:moveFrom>
    </w:p>
    <w:moveFromRangeEnd w:id="2126"/>
    <w:p w14:paraId="3C6C2EB4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12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13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8D2F22" w:rsidRPr="002A3F64">
        <w:rPr>
          <w:rFonts w:ascii="Arial" w:hAnsi="Arial"/>
          <w:sz w:val="23"/>
          <w:lang w:val="en-CA"/>
          <w:rPrChange w:id="2131" w:author="QC" w:date="2026-07-02T05:33:00Z">
            <w:rPr>
              <w:rFonts w:ascii="Arial" w:hAnsi="Arial"/>
              <w:sz w:val="23"/>
            </w:rPr>
          </w:rPrChange>
        </w:rPr>
        <w:tab/>
        <w:t>…</w:t>
      </w:r>
      <w:r w:rsidR="00955D02" w:rsidRPr="002A3F64">
        <w:rPr>
          <w:rFonts w:ascii="Arial" w:hAnsi="Arial"/>
          <w:sz w:val="23"/>
          <w:lang w:val="en-CA"/>
          <w:rPrChange w:id="2132" w:author="QC" w:date="2026-07-02T05:33:00Z">
            <w:rPr>
              <w:rFonts w:ascii="Arial" w:hAnsi="Arial"/>
              <w:sz w:val="23"/>
            </w:rPr>
          </w:rPrChange>
        </w:rPr>
        <w:t>like Jen has with George?</w:t>
      </w:r>
    </w:p>
    <w:p w14:paraId="0EC567FF" w14:textId="77777777" w:rsidR="005568C5" w:rsidRPr="002A3F64" w:rsidRDefault="005568C5" w:rsidP="005568C5">
      <w:pPr>
        <w:widowControl w:val="0"/>
        <w:spacing w:after="100" w:afterAutospacing="1" w:line="360" w:lineRule="auto"/>
        <w:ind w:left="2520" w:hanging="1800"/>
        <w:jc w:val="both"/>
        <w:rPr>
          <w:moveTo w:id="2133" w:author="QC" w:date="2026-07-02T05:33:00Z"/>
          <w:rFonts w:ascii="Arial" w:hAnsi="Arial"/>
          <w:sz w:val="23"/>
          <w:lang w:val="en-CA"/>
          <w:rPrChange w:id="2134" w:author="QC" w:date="2026-07-02T05:33:00Z">
            <w:rPr>
              <w:moveTo w:id="2135" w:author="QC" w:date="2026-07-02T05:33:00Z"/>
              <w:rFonts w:ascii="Arial" w:hAnsi="Arial"/>
              <w:sz w:val="23"/>
            </w:rPr>
          </w:rPrChange>
        </w:rPr>
      </w:pPr>
      <w:moveToRangeStart w:id="2136" w:author="QC" w:date="2026-07-02T05:33:00Z" w:name="move233862855"/>
      <w:moveTo w:id="2137" w:author="QC" w:date="2026-07-02T05:33:00Z">
        <w:r w:rsidRPr="002A3F64">
          <w:rPr>
            <w:rFonts w:ascii="Arial" w:hAnsi="Arial"/>
            <w:sz w:val="23"/>
            <w:lang w:val="en-CA"/>
            <w:rPrChange w:id="2138" w:author="QC" w:date="2026-07-02T05:33:00Z">
              <w:rPr>
                <w:rFonts w:ascii="Arial" w:hAnsi="Arial"/>
                <w:sz w:val="23"/>
              </w:rPr>
            </w:rPrChange>
          </w:rPr>
          <w:t>00:36</w:t>
        </w:r>
      </w:moveTo>
    </w:p>
    <w:moveToRangeEnd w:id="2136"/>
    <w:p w14:paraId="1D488B4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13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14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141" w:author="QC" w:date="2026-07-02T05:33:00Z">
            <w:rPr>
              <w:rFonts w:ascii="Arial" w:hAnsi="Arial"/>
              <w:sz w:val="23"/>
            </w:rPr>
          </w:rPrChange>
        </w:rPr>
        <w:tab/>
        <w:t>Yes.</w:t>
      </w:r>
    </w:p>
    <w:p w14:paraId="03130A9E" w14:textId="0B5CE493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14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14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144" w:author="QC" w:date="2026-07-02T05:33:00Z">
            <w:rPr>
              <w:rFonts w:ascii="Arial" w:hAnsi="Arial"/>
              <w:sz w:val="23"/>
            </w:rPr>
          </w:rPrChange>
        </w:rPr>
        <w:tab/>
        <w:t xml:space="preserve">Or, or wants </w:t>
      </w:r>
      <w:del w:id="214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a </w:delText>
        </w:r>
      </w:del>
      <w:r w:rsidR="00955D02" w:rsidRPr="002A3F64">
        <w:rPr>
          <w:rFonts w:ascii="Arial" w:hAnsi="Arial"/>
          <w:sz w:val="23"/>
          <w:lang w:val="en-CA"/>
          <w:rPrChange w:id="2146" w:author="QC" w:date="2026-07-02T05:33:00Z">
            <w:rPr>
              <w:rFonts w:ascii="Arial" w:hAnsi="Arial"/>
              <w:sz w:val="23"/>
            </w:rPr>
          </w:rPrChange>
        </w:rPr>
        <w:t>relationship?</w:t>
      </w:r>
    </w:p>
    <w:p w14:paraId="0C8B0640" w14:textId="6FBE6E4B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14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14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149" w:author="QC" w:date="2026-07-02T05:33:00Z">
            <w:rPr>
              <w:rFonts w:ascii="Arial" w:hAnsi="Arial"/>
              <w:sz w:val="23"/>
            </w:rPr>
          </w:rPrChange>
        </w:rPr>
        <w:tab/>
        <w:t>He would just like to</w:t>
      </w:r>
      <w:r w:rsidR="008D2F22" w:rsidRPr="002A3F64">
        <w:rPr>
          <w:rFonts w:ascii="Arial" w:hAnsi="Arial"/>
          <w:sz w:val="23"/>
          <w:lang w:val="en-CA"/>
          <w:rPrChange w:id="2150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2151" w:author="QC" w:date="2026-07-02T05:33:00Z">
            <w:rPr>
              <w:rFonts w:ascii="Arial" w:hAnsi="Arial"/>
              <w:sz w:val="23"/>
            </w:rPr>
          </w:rPrChange>
        </w:rPr>
        <w:t>I think he just wants to be in</w:t>
      </w:r>
      <w:del w:id="215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a</w:delText>
        </w:r>
      </w:del>
      <w:r w:rsidR="008D2F22" w:rsidRPr="002A3F64">
        <w:rPr>
          <w:rFonts w:ascii="Arial" w:hAnsi="Arial"/>
          <w:sz w:val="23"/>
          <w:lang w:val="en-CA"/>
          <w:rPrChange w:id="2153" w:author="QC" w:date="2026-07-02T05:33:00Z">
            <w:rPr>
              <w:rFonts w:ascii="Arial" w:hAnsi="Arial"/>
              <w:sz w:val="23"/>
            </w:rPr>
          </w:rPrChange>
        </w:rPr>
        <w:t>-, y</w:t>
      </w:r>
      <w:r w:rsidR="00955D02" w:rsidRPr="002A3F64">
        <w:rPr>
          <w:rFonts w:ascii="Arial" w:hAnsi="Arial"/>
          <w:sz w:val="23"/>
          <w:lang w:val="en-CA"/>
          <w:rPrChange w:id="2154" w:author="QC" w:date="2026-07-02T05:33:00Z">
            <w:rPr>
              <w:rFonts w:ascii="Arial" w:hAnsi="Arial"/>
              <w:sz w:val="23"/>
            </w:rPr>
          </w:rPrChange>
        </w:rPr>
        <w:t>eah</w:t>
      </w:r>
      <w:r w:rsidR="00B97DAE" w:rsidRPr="002A3F64">
        <w:rPr>
          <w:rFonts w:ascii="Arial" w:hAnsi="Arial"/>
          <w:sz w:val="23"/>
          <w:lang w:val="en-CA"/>
          <w:rPrChange w:id="2155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2156" w:author="QC" w:date="2026-07-02T05:33:00Z">
            <w:rPr>
              <w:rFonts w:ascii="Arial" w:hAnsi="Arial"/>
              <w:sz w:val="23"/>
            </w:rPr>
          </w:rPrChange>
        </w:rPr>
        <w:t xml:space="preserve"> I</w:t>
      </w:r>
      <w:del w:id="2157" w:author="QC" w:date="2026-07-02T05:33:00Z">
        <w:r w:rsidR="00B97DAE">
          <w:rPr>
            <w:rFonts w:ascii="Arial" w:hAnsi="Arial" w:cs="Arial"/>
            <w:bCs/>
            <w:sz w:val="23"/>
          </w:rPr>
          <w:delText>-</w:delText>
        </w:r>
        <w:r w:rsidR="00CE229E">
          <w:rPr>
            <w:rFonts w:ascii="Arial" w:hAnsi="Arial" w:cs="Arial"/>
            <w:bCs/>
            <w:sz w:val="23"/>
          </w:rPr>
          <w:delText>,</w:delText>
        </w:r>
      </w:del>
      <w:ins w:id="2158" w:author="QC" w:date="2026-07-02T05:33:00Z">
        <w:r w:rsidR="00CE229E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CE229E" w:rsidRPr="002A3F64">
        <w:rPr>
          <w:rFonts w:ascii="Arial" w:hAnsi="Arial"/>
          <w:sz w:val="23"/>
          <w:lang w:val="en-CA"/>
          <w:rPrChange w:id="2159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2160" w:author="QC" w:date="2026-07-02T05:33:00Z">
            <w:rPr>
              <w:rFonts w:ascii="Arial" w:hAnsi="Arial"/>
              <w:sz w:val="23"/>
            </w:rPr>
          </w:rPrChange>
        </w:rPr>
        <w:t>eah, I want what you have</w:t>
      </w:r>
      <w:del w:id="216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. </w:delText>
        </w:r>
      </w:del>
      <w:ins w:id="2162" w:author="QC" w:date="2026-07-02T05:33:00Z">
        <w:r w:rsidR="00BF7284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BF7284" w:rsidRPr="002A3F64">
        <w:rPr>
          <w:rFonts w:ascii="Arial" w:hAnsi="Arial"/>
          <w:sz w:val="23"/>
          <w:lang w:val="en-CA"/>
          <w:rPrChange w:id="2163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164" w:author="QC" w:date="2026-07-02T05:33:00Z">
            <w:rPr>
              <w:rFonts w:ascii="Arial" w:hAnsi="Arial"/>
              <w:sz w:val="23"/>
            </w:rPr>
          </w:rPrChange>
        </w:rPr>
        <w:t>I want a house</w:t>
      </w:r>
      <w:del w:id="216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. </w:delText>
        </w:r>
      </w:del>
      <w:ins w:id="2166" w:author="QC" w:date="2026-07-02T05:33:00Z">
        <w:r w:rsidR="00BF7284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BF7284" w:rsidRPr="002A3F64">
        <w:rPr>
          <w:rFonts w:ascii="Arial" w:hAnsi="Arial"/>
          <w:sz w:val="23"/>
          <w:lang w:val="en-CA"/>
          <w:rPrChange w:id="2167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168" w:author="QC" w:date="2026-07-02T05:33:00Z">
            <w:rPr>
              <w:rFonts w:ascii="Arial" w:hAnsi="Arial"/>
              <w:sz w:val="23"/>
            </w:rPr>
          </w:rPrChange>
        </w:rPr>
        <w:t>I want a job</w:t>
      </w:r>
      <w:del w:id="216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. </w:delText>
        </w:r>
      </w:del>
      <w:ins w:id="2170" w:author="QC" w:date="2026-07-02T05:33:00Z">
        <w:r w:rsidR="00BF7284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BF7284" w:rsidRPr="002A3F64">
        <w:rPr>
          <w:rFonts w:ascii="Arial" w:hAnsi="Arial"/>
          <w:sz w:val="23"/>
          <w:lang w:val="en-CA"/>
          <w:rPrChange w:id="2171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172" w:author="QC" w:date="2026-07-02T05:33:00Z">
            <w:rPr>
              <w:rFonts w:ascii="Arial" w:hAnsi="Arial"/>
              <w:sz w:val="23"/>
            </w:rPr>
          </w:rPrChange>
        </w:rPr>
        <w:t>I want a car</w:t>
      </w:r>
      <w:del w:id="217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. </w:delText>
        </w:r>
      </w:del>
      <w:ins w:id="2174" w:author="QC" w:date="2026-07-02T05:33:00Z">
        <w:r w:rsidR="00BF7284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BF7284" w:rsidRPr="002A3F64">
        <w:rPr>
          <w:rFonts w:ascii="Arial" w:hAnsi="Arial"/>
          <w:sz w:val="23"/>
          <w:lang w:val="en-CA"/>
          <w:rPrChange w:id="2175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176" w:author="QC" w:date="2026-07-02T05:33:00Z">
            <w:rPr>
              <w:rFonts w:ascii="Arial" w:hAnsi="Arial"/>
              <w:sz w:val="23"/>
            </w:rPr>
          </w:rPrChange>
        </w:rPr>
        <w:t>I want...</w:t>
      </w:r>
    </w:p>
    <w:p w14:paraId="4C7B773B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17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17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179" w:author="QC" w:date="2026-07-02T05:33:00Z">
            <w:rPr>
              <w:rFonts w:ascii="Arial" w:hAnsi="Arial"/>
              <w:sz w:val="23"/>
            </w:rPr>
          </w:rPrChange>
        </w:rPr>
        <w:tab/>
        <w:t>All right.  How was, how was Jen's relationship with, with Andrew?</w:t>
      </w:r>
    </w:p>
    <w:p w14:paraId="6D4CE2A8" w14:textId="409993E9" w:rsidR="00125B6D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18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18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182" w:author="QC" w:date="2026-07-02T05:33:00Z">
            <w:rPr>
              <w:rFonts w:ascii="Arial" w:hAnsi="Arial"/>
              <w:sz w:val="23"/>
            </w:rPr>
          </w:rPrChange>
        </w:rPr>
        <w:tab/>
        <w:t>She tried and tried and tried and tried, and she had said to George</w:t>
      </w:r>
      <w:ins w:id="2183" w:author="QC" w:date="2026-07-02T05:33:00Z">
        <w:r w:rsidR="00BF33D8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184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B97DAE" w:rsidRPr="002A3F64">
        <w:rPr>
          <w:rFonts w:ascii="Arial" w:hAnsi="Arial"/>
          <w:sz w:val="23"/>
          <w:lang w:val="en-CA"/>
          <w:rPrChange w:id="2185" w:author="QC" w:date="2026-07-02T05:33:00Z">
            <w:rPr>
              <w:rFonts w:ascii="Arial" w:hAnsi="Arial"/>
              <w:sz w:val="23"/>
            </w:rPr>
          </w:rPrChange>
        </w:rPr>
        <w:t>l</w:t>
      </w:r>
      <w:r w:rsidR="00955D02" w:rsidRPr="002A3F64">
        <w:rPr>
          <w:rFonts w:ascii="Arial" w:hAnsi="Arial"/>
          <w:sz w:val="23"/>
          <w:lang w:val="en-CA"/>
          <w:rPrChange w:id="2186" w:author="QC" w:date="2026-07-02T05:33:00Z">
            <w:rPr>
              <w:rFonts w:ascii="Arial" w:hAnsi="Arial"/>
              <w:sz w:val="23"/>
            </w:rPr>
          </w:rPrChange>
        </w:rPr>
        <w:t>ook it, if he's coming back in</w:t>
      </w:r>
      <w:r w:rsidR="00CE229E" w:rsidRPr="002A3F64">
        <w:rPr>
          <w:rFonts w:ascii="Arial" w:hAnsi="Arial"/>
          <w:sz w:val="23"/>
          <w:lang w:val="en-CA"/>
          <w:rPrChange w:id="2187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188" w:author="QC" w:date="2026-07-02T05:33:00Z">
            <w:rPr>
              <w:rFonts w:ascii="Arial" w:hAnsi="Arial"/>
              <w:sz w:val="23"/>
            </w:rPr>
          </w:rPrChange>
        </w:rPr>
        <w:t>ou set up a contract.  We're gonna write it down.  Monday</w:t>
      </w:r>
      <w:r w:rsidR="00CE229E" w:rsidRPr="002A3F64">
        <w:rPr>
          <w:rFonts w:ascii="Arial" w:hAnsi="Arial"/>
          <w:sz w:val="23"/>
          <w:lang w:val="en-CA"/>
          <w:rPrChange w:id="2189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190" w:author="QC" w:date="2026-07-02T05:33:00Z">
            <w:rPr>
              <w:rFonts w:ascii="Arial" w:hAnsi="Arial"/>
              <w:sz w:val="23"/>
            </w:rPr>
          </w:rPrChange>
        </w:rPr>
        <w:t xml:space="preserve">ou do this.  </w:t>
      </w:r>
      <w:r w:rsidR="00955D02" w:rsidRPr="002A3F64">
        <w:rPr>
          <w:rFonts w:ascii="Arial" w:hAnsi="Arial"/>
          <w:sz w:val="23"/>
          <w:lang w:val="en-CA"/>
          <w:rPrChange w:id="2191" w:author="QC" w:date="2026-07-02T05:33:00Z">
            <w:rPr>
              <w:rFonts w:ascii="Arial" w:hAnsi="Arial"/>
              <w:sz w:val="23"/>
            </w:rPr>
          </w:rPrChange>
        </w:rPr>
        <w:lastRenderedPageBreak/>
        <w:t>Tuesday</w:t>
      </w:r>
      <w:r w:rsidR="00CE229E" w:rsidRPr="002A3F64">
        <w:rPr>
          <w:rFonts w:ascii="Arial" w:hAnsi="Arial"/>
          <w:sz w:val="23"/>
          <w:lang w:val="en-CA"/>
          <w:rPrChange w:id="2192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193" w:author="QC" w:date="2026-07-02T05:33:00Z">
            <w:rPr>
              <w:rFonts w:ascii="Arial" w:hAnsi="Arial"/>
              <w:sz w:val="23"/>
            </w:rPr>
          </w:rPrChange>
        </w:rPr>
        <w:t>ou go for an interview.  She tried to get an interview.  She t-</w:t>
      </w:r>
      <w:r w:rsidR="00976365" w:rsidRPr="002A3F64">
        <w:rPr>
          <w:rFonts w:ascii="Arial" w:hAnsi="Arial"/>
          <w:sz w:val="23"/>
          <w:lang w:val="en-CA"/>
          <w:rPrChange w:id="2194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2195" w:author="QC" w:date="2026-07-02T05:33:00Z">
            <w:rPr>
              <w:rFonts w:ascii="Arial" w:hAnsi="Arial"/>
              <w:sz w:val="23"/>
            </w:rPr>
          </w:rPrChange>
        </w:rPr>
        <w:t xml:space="preserve"> she showed him how to make an interview.  She was the head of English at </w:t>
      </w:r>
      <w:r w:rsidR="00976365" w:rsidRPr="002A3F64">
        <w:rPr>
          <w:rFonts w:ascii="Arial" w:hAnsi="Arial"/>
          <w:sz w:val="23"/>
          <w:lang w:val="en-CA"/>
          <w:rPrChange w:id="2196" w:author="QC" w:date="2026-07-02T05:33:00Z">
            <w:rPr>
              <w:rFonts w:ascii="Arial" w:hAnsi="Arial"/>
              <w:sz w:val="23"/>
            </w:rPr>
          </w:rPrChange>
        </w:rPr>
        <w:t xml:space="preserve">St. Catharines </w:t>
      </w:r>
      <w:r w:rsidR="00955D02" w:rsidRPr="002A3F64">
        <w:rPr>
          <w:rFonts w:ascii="Arial" w:hAnsi="Arial"/>
          <w:sz w:val="23"/>
          <w:lang w:val="en-CA"/>
          <w:rPrChange w:id="2197" w:author="QC" w:date="2026-07-02T05:33:00Z">
            <w:rPr>
              <w:rFonts w:ascii="Arial" w:hAnsi="Arial"/>
              <w:sz w:val="23"/>
            </w:rPr>
          </w:rPrChange>
        </w:rPr>
        <w:t>Collegiate.  Um, and so she told me</w:t>
      </w:r>
      <w:r w:rsidR="00CE229E" w:rsidRPr="002A3F64">
        <w:rPr>
          <w:rFonts w:ascii="Arial" w:hAnsi="Arial"/>
          <w:sz w:val="23"/>
          <w:lang w:val="en-CA"/>
          <w:rPrChange w:id="2198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199" w:author="QC" w:date="2026-07-02T05:33:00Z">
            <w:rPr>
              <w:rFonts w:ascii="Arial" w:hAnsi="Arial"/>
              <w:sz w:val="23"/>
            </w:rPr>
          </w:rPrChange>
        </w:rPr>
        <w:t>ou know, like he, like he didn't have a licen</w:t>
      </w:r>
      <w:r w:rsidR="00CE5B98" w:rsidRPr="002A3F64">
        <w:rPr>
          <w:rFonts w:ascii="Arial" w:hAnsi="Arial"/>
          <w:sz w:val="23"/>
          <w:lang w:val="en-CA"/>
          <w:rPrChange w:id="2200" w:author="QC" w:date="2026-07-02T05:33:00Z">
            <w:rPr>
              <w:rFonts w:ascii="Arial" w:hAnsi="Arial"/>
              <w:sz w:val="23"/>
            </w:rPr>
          </w:rPrChange>
        </w:rPr>
        <w:t>c</w:t>
      </w:r>
      <w:r w:rsidR="00955D02" w:rsidRPr="002A3F64">
        <w:rPr>
          <w:rFonts w:ascii="Arial" w:hAnsi="Arial"/>
          <w:sz w:val="23"/>
          <w:lang w:val="en-CA"/>
          <w:rPrChange w:id="2201" w:author="QC" w:date="2026-07-02T05:33:00Z">
            <w:rPr>
              <w:rFonts w:ascii="Arial" w:hAnsi="Arial"/>
              <w:sz w:val="23"/>
            </w:rPr>
          </w:rPrChange>
        </w:rPr>
        <w:t>e, but he had a bus, and I</w:t>
      </w:r>
      <w:del w:id="220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203" w:author="QC" w:date="2026-07-02T05:33:00Z">
        <w:r w:rsidR="007F28BC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204" w:author="QC" w:date="2026-07-02T05:33:00Z">
            <w:rPr>
              <w:rFonts w:ascii="Arial" w:hAnsi="Arial"/>
              <w:sz w:val="23"/>
            </w:rPr>
          </w:rPrChange>
        </w:rPr>
        <w:t xml:space="preserve"> he worked</w:t>
      </w:r>
      <w:del w:id="220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206" w:author="QC" w:date="2026-07-02T05:33:00Z">
        <w:r w:rsidR="007F28BC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207" w:author="QC" w:date="2026-07-02T05:33:00Z">
            <w:rPr>
              <w:rFonts w:ascii="Arial" w:hAnsi="Arial"/>
              <w:sz w:val="23"/>
            </w:rPr>
          </w:rPrChange>
        </w:rPr>
        <w:t xml:space="preserve"> I think they lived</w:t>
      </w:r>
      <w:del w:id="220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209" w:author="QC" w:date="2026-07-02T05:33:00Z">
        <w:r w:rsidR="007F28BC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210" w:author="QC" w:date="2026-07-02T05:33:00Z">
            <w:rPr>
              <w:rFonts w:ascii="Arial" w:hAnsi="Arial"/>
              <w:sz w:val="23"/>
            </w:rPr>
          </w:rPrChange>
        </w:rPr>
        <w:t xml:space="preserve"> he lived on welfare</w:t>
      </w:r>
      <w:del w:id="221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. </w:delText>
        </w:r>
      </w:del>
      <w:ins w:id="2212" w:author="QC" w:date="2026-07-02T05:33:00Z">
        <w:r w:rsidR="007F28BC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7F28BC" w:rsidRPr="002A3F64">
        <w:rPr>
          <w:rFonts w:ascii="Arial" w:hAnsi="Arial"/>
          <w:sz w:val="23"/>
          <w:lang w:val="en-CA"/>
          <w:rPrChange w:id="2213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214" w:author="QC" w:date="2026-07-02T05:33:00Z">
            <w:rPr>
              <w:rFonts w:ascii="Arial" w:hAnsi="Arial"/>
              <w:sz w:val="23"/>
            </w:rPr>
          </w:rPrChange>
        </w:rPr>
        <w:t xml:space="preserve">I'm not sure, scamming the system.  Um, that's what she said.  I mean, this is just, </w:t>
      </w:r>
      <w:r w:rsidR="00D34E54" w:rsidRPr="002A3F64">
        <w:rPr>
          <w:rFonts w:ascii="Arial" w:hAnsi="Arial"/>
          <w:sz w:val="23"/>
          <w:lang w:val="en-CA"/>
          <w:rPrChange w:id="2215" w:author="QC" w:date="2026-07-02T05:33:00Z">
            <w:rPr>
              <w:rFonts w:ascii="Arial" w:hAnsi="Arial"/>
              <w:sz w:val="23"/>
            </w:rPr>
          </w:rPrChange>
        </w:rPr>
        <w:t>um</w:t>
      </w:r>
      <w:del w:id="221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a-</w:delText>
        </w:r>
        <w:r w:rsidR="00CE5B98">
          <w:rPr>
            <w:rFonts w:ascii="Arial" w:hAnsi="Arial" w:cs="Arial"/>
            <w:bCs/>
            <w:sz w:val="23"/>
          </w:rPr>
          <w:delText>,</w:delText>
        </w:r>
      </w:del>
      <w:ins w:id="2217" w:author="QC" w:date="2026-07-02T05:33:00Z">
        <w:r w:rsidR="00D34E54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, </w:t>
        </w:r>
      </w:ins>
      <w:r w:rsidR="00955D02" w:rsidRPr="002A3F64">
        <w:rPr>
          <w:rFonts w:ascii="Arial" w:hAnsi="Arial"/>
          <w:sz w:val="23"/>
          <w:lang w:val="en-CA"/>
          <w:rPrChange w:id="2218" w:author="QC" w:date="2026-07-02T05:33:00Z">
            <w:rPr>
              <w:rFonts w:ascii="Arial" w:hAnsi="Arial"/>
              <w:sz w:val="23"/>
            </w:rPr>
          </w:rPrChange>
        </w:rPr>
        <w:t>and then she told me</w:t>
      </w:r>
      <w:del w:id="221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220" w:author="QC" w:date="2026-07-02T05:33:00Z">
        <w:r w:rsidR="00D34E54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221" w:author="QC" w:date="2026-07-02T05:33:00Z">
            <w:rPr>
              <w:rFonts w:ascii="Arial" w:hAnsi="Arial"/>
              <w:sz w:val="23"/>
            </w:rPr>
          </w:rPrChange>
        </w:rPr>
        <w:t xml:space="preserve"> Jen and Elise both told me that</w:t>
      </w:r>
      <w:r w:rsidR="00CE229E" w:rsidRPr="002A3F64">
        <w:rPr>
          <w:rFonts w:ascii="Arial" w:hAnsi="Arial"/>
          <w:sz w:val="23"/>
          <w:lang w:val="en-CA"/>
          <w:rPrChange w:id="2222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223" w:author="QC" w:date="2026-07-02T05:33:00Z">
            <w:rPr>
              <w:rFonts w:ascii="Arial" w:hAnsi="Arial"/>
              <w:sz w:val="23"/>
            </w:rPr>
          </w:rPrChange>
        </w:rPr>
        <w:t>ou know, he's</w:t>
      </w:r>
      <w:ins w:id="2224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 drinking himself to oblivion</w:t>
        </w:r>
        <w:r w:rsidR="00125B6D" w:rsidRPr="002A3F64">
          <w:rPr>
            <w:rFonts w:ascii="Arial" w:hAnsi="Arial" w:cs="Arial"/>
            <w:bCs/>
            <w:sz w:val="23"/>
            <w:lang w:val="en-CA"/>
          </w:rPr>
          <w:t xml:space="preserve">. </w:t>
        </w:r>
      </w:ins>
      <w:r w:rsidR="00955D02" w:rsidRPr="002A3F64">
        <w:rPr>
          <w:rFonts w:ascii="Arial" w:hAnsi="Arial"/>
          <w:sz w:val="23"/>
          <w:lang w:val="en-CA"/>
          <w:rPrChange w:id="2225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</w:p>
    <w:p w14:paraId="259F7F63" w14:textId="7EF02E10" w:rsidR="00CE5B98" w:rsidRPr="002A3F64" w:rsidRDefault="00125B6D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22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227" w:author="QC" w:date="2026-07-02T05:33:00Z">
            <w:rPr>
              <w:rFonts w:ascii="Arial" w:hAnsi="Arial"/>
              <w:sz w:val="23"/>
            </w:rPr>
          </w:rPrChange>
        </w:rPr>
        <w:t>00:37</w:t>
      </w:r>
      <w:r w:rsidRPr="002A3F64">
        <w:rPr>
          <w:rFonts w:ascii="Arial" w:hAnsi="Arial"/>
          <w:sz w:val="23"/>
          <w:lang w:val="en-CA"/>
          <w:rPrChange w:id="2228" w:author="QC" w:date="2026-07-02T05:33:00Z">
            <w:rPr>
              <w:rFonts w:ascii="Arial" w:hAnsi="Arial"/>
              <w:sz w:val="23"/>
            </w:rPr>
          </w:rPrChange>
        </w:rPr>
        <w:tab/>
      </w:r>
      <w:del w:id="222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drinking himself to oblivion, and</w:delText>
        </w:r>
      </w:del>
      <w:ins w:id="2230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2231" w:author="QC" w:date="2026-07-02T05:33:00Z">
            <w:rPr>
              <w:rFonts w:ascii="Arial" w:hAnsi="Arial"/>
              <w:sz w:val="23"/>
            </w:rPr>
          </w:rPrChange>
        </w:rPr>
        <w:t xml:space="preserve"> I remember when I met him at</w:t>
      </w:r>
      <w:r w:rsidR="00CE5B98" w:rsidRPr="002A3F64">
        <w:rPr>
          <w:rFonts w:ascii="Arial" w:hAnsi="Arial"/>
          <w:sz w:val="23"/>
          <w:lang w:val="en-CA"/>
          <w:rPrChange w:id="2232" w:author="QC" w:date="2026-07-02T05:33:00Z">
            <w:rPr>
              <w:rFonts w:ascii="Arial" w:hAnsi="Arial"/>
              <w:sz w:val="23"/>
            </w:rPr>
          </w:rPrChange>
        </w:rPr>
        <w:t>-, t</w:t>
      </w:r>
      <w:r w:rsidR="00955D02" w:rsidRPr="002A3F64">
        <w:rPr>
          <w:rFonts w:ascii="Arial" w:hAnsi="Arial"/>
          <w:sz w:val="23"/>
          <w:lang w:val="en-CA"/>
          <w:rPrChange w:id="2233" w:author="QC" w:date="2026-07-02T05:33:00Z">
            <w:rPr>
              <w:rFonts w:ascii="Arial" w:hAnsi="Arial"/>
              <w:sz w:val="23"/>
            </w:rPr>
          </w:rPrChange>
        </w:rPr>
        <w:t>he last time I met him at Jen's house, we were in the</w:t>
      </w:r>
      <w:del w:id="223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235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236" w:author="QC" w:date="2026-07-02T05:33:00Z">
            <w:rPr>
              <w:rFonts w:ascii="Arial" w:hAnsi="Arial"/>
              <w:sz w:val="23"/>
            </w:rPr>
          </w:rPrChange>
        </w:rPr>
        <w:t xml:space="preserve"> uh, I was in the back.  She has a little kitchen, new kitchen area by the deck</w:t>
      </w:r>
      <w:del w:id="2237" w:author="QC" w:date="2026-07-02T05:33:00Z">
        <w:r w:rsidR="00CE5B98">
          <w:rPr>
            <w:rFonts w:ascii="Arial" w:hAnsi="Arial" w:cs="Arial"/>
            <w:bCs/>
            <w:sz w:val="23"/>
          </w:rPr>
          <w:delText>…</w:delText>
        </w:r>
      </w:del>
      <w:ins w:id="2238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.</w:t>
        </w:r>
      </w:ins>
    </w:p>
    <w:p w14:paraId="72E6BE6C" w14:textId="77777777" w:rsidR="00CE5B98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23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24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CE5B98" w:rsidRPr="002A3F64">
        <w:rPr>
          <w:rFonts w:ascii="Arial" w:hAnsi="Arial"/>
          <w:sz w:val="23"/>
          <w:lang w:val="en-CA"/>
          <w:rPrChange w:id="2241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01512EFD" w14:textId="77777777" w:rsidR="00955D02" w:rsidRPr="00955D02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del w:id="2242" w:author="QC" w:date="2026-07-02T05:33:00Z"/>
          <w:rFonts w:ascii="Arial" w:hAnsi="Arial" w:cs="Arial"/>
          <w:bCs/>
          <w:sz w:val="23"/>
        </w:rPr>
      </w:pPr>
      <w:r w:rsidRPr="002A3F64">
        <w:rPr>
          <w:rFonts w:ascii="Arial" w:hAnsi="Arial"/>
          <w:sz w:val="23"/>
          <w:lang w:val="en-CA"/>
          <w:rPrChange w:id="224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CE5B98" w:rsidRPr="002A3F64">
        <w:rPr>
          <w:rFonts w:ascii="Arial" w:hAnsi="Arial"/>
          <w:sz w:val="23"/>
          <w:lang w:val="en-CA"/>
          <w:rPrChange w:id="2244" w:author="QC" w:date="2026-07-02T05:33:00Z">
            <w:rPr>
              <w:rFonts w:ascii="Arial" w:hAnsi="Arial"/>
              <w:sz w:val="23"/>
            </w:rPr>
          </w:rPrChange>
        </w:rPr>
        <w:tab/>
      </w:r>
      <w:del w:id="2245" w:author="QC" w:date="2026-07-02T05:33:00Z">
        <w:r w:rsidR="00CE5B98">
          <w:rPr>
            <w:rFonts w:ascii="Arial" w:hAnsi="Arial" w:cs="Arial"/>
            <w:bCs/>
            <w:sz w:val="23"/>
          </w:rPr>
          <w:delText>…</w:delText>
        </w:r>
        <w:r w:rsidR="00955D02" w:rsidRPr="00955D02">
          <w:rPr>
            <w:rFonts w:ascii="Arial" w:hAnsi="Arial" w:cs="Arial"/>
            <w:bCs/>
            <w:sz w:val="23"/>
          </w:rPr>
          <w:delText>and</w:delText>
        </w:r>
      </w:del>
      <w:ins w:id="2246" w:author="QC" w:date="2026-07-02T05:33:00Z">
        <w:r w:rsidR="00125B6D" w:rsidRPr="002A3F64">
          <w:rPr>
            <w:rFonts w:ascii="Arial" w:hAnsi="Arial" w:cs="Arial"/>
            <w:bCs/>
            <w:sz w:val="23"/>
            <w:lang w:val="en-CA"/>
          </w:rPr>
          <w:t>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2247" w:author="QC" w:date="2026-07-02T05:33:00Z">
            <w:rPr>
              <w:rFonts w:ascii="Arial" w:hAnsi="Arial"/>
              <w:sz w:val="23"/>
            </w:rPr>
          </w:rPrChange>
        </w:rPr>
        <w:t xml:space="preserve"> Andrew came down the stairs, and he had his hair</w:t>
      </w:r>
      <w:del w:id="224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249" w:author="QC" w:date="2026-07-02T05:33:00Z">
            <w:rPr>
              <w:rFonts w:ascii="Arial" w:hAnsi="Arial"/>
              <w:sz w:val="23"/>
            </w:rPr>
          </w:rPrChange>
        </w:rPr>
        <w:t xml:space="preserve"> like</w:t>
      </w:r>
      <w:r w:rsidR="00CE5B98" w:rsidRPr="002A3F64">
        <w:rPr>
          <w:rFonts w:ascii="Arial" w:hAnsi="Arial"/>
          <w:sz w:val="23"/>
          <w:lang w:val="en-CA"/>
          <w:rPrChange w:id="2250" w:author="QC" w:date="2026-07-02T05:33:00Z">
            <w:rPr>
              <w:rFonts w:ascii="Arial" w:hAnsi="Arial"/>
              <w:sz w:val="23"/>
            </w:rPr>
          </w:rPrChange>
        </w:rPr>
        <w:t>-, h</w:t>
      </w:r>
      <w:r w:rsidR="00955D02" w:rsidRPr="002A3F64">
        <w:rPr>
          <w:rFonts w:ascii="Arial" w:hAnsi="Arial"/>
          <w:sz w:val="23"/>
          <w:lang w:val="en-CA"/>
          <w:rPrChange w:id="2251" w:author="QC" w:date="2026-07-02T05:33:00Z">
            <w:rPr>
              <w:rFonts w:ascii="Arial" w:hAnsi="Arial"/>
              <w:sz w:val="23"/>
            </w:rPr>
          </w:rPrChange>
        </w:rPr>
        <w:t>e's a good-looking kid</w:t>
      </w:r>
      <w:r w:rsidR="00CE229E" w:rsidRPr="002A3F64">
        <w:rPr>
          <w:rFonts w:ascii="Arial" w:hAnsi="Arial"/>
          <w:sz w:val="23"/>
          <w:lang w:val="en-CA"/>
          <w:rPrChange w:id="2252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253" w:author="QC" w:date="2026-07-02T05:33:00Z">
            <w:rPr>
              <w:rFonts w:ascii="Arial" w:hAnsi="Arial"/>
              <w:sz w:val="23"/>
            </w:rPr>
          </w:rPrChange>
        </w:rPr>
        <w:t>oung man.</w:t>
      </w:r>
    </w:p>
    <w:p w14:paraId="432D199A" w14:textId="6C0EA813" w:rsidR="00E45637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254" w:author="QC" w:date="2026-07-02T05:33:00Z">
            <w:rPr>
              <w:rFonts w:ascii="Arial" w:hAnsi="Arial"/>
              <w:sz w:val="23"/>
            </w:rPr>
          </w:rPrChange>
        </w:rPr>
      </w:pPr>
      <w:del w:id="2255" w:author="QC" w:date="2026-07-02T05:33:00Z">
        <w:r>
          <w:rPr>
            <w:rFonts w:ascii="Arial" w:hAnsi="Arial" w:cs="Arial"/>
            <w:bCs/>
            <w:sz w:val="23"/>
          </w:rPr>
          <w:delText>KAREN:</w:delText>
        </w:r>
        <w:r w:rsidR="00955D02">
          <w:rPr>
            <w:rFonts w:ascii="Arial" w:hAnsi="Arial" w:cs="Arial"/>
            <w:bCs/>
            <w:sz w:val="23"/>
          </w:rPr>
          <w:tab/>
        </w:r>
      </w:del>
      <w:ins w:id="2256" w:author="QC" w:date="2026-07-02T05:33:00Z">
        <w:r w:rsidR="001A0B98" w:rsidRPr="002A3F64">
          <w:rPr>
            <w:rFonts w:ascii="Arial" w:hAnsi="Arial" w:cs="Arial"/>
            <w:bCs/>
            <w:sz w:val="23"/>
            <w:lang w:val="en-CA"/>
          </w:rPr>
          <w:t xml:space="preserve">  </w:t>
        </w:r>
      </w:ins>
      <w:r w:rsidR="00955D02" w:rsidRPr="002A3F64">
        <w:rPr>
          <w:rFonts w:ascii="Arial" w:hAnsi="Arial"/>
          <w:sz w:val="23"/>
          <w:lang w:val="en-CA"/>
          <w:rPrChange w:id="2257" w:author="QC" w:date="2026-07-02T05:33:00Z">
            <w:rPr>
              <w:rFonts w:ascii="Arial" w:hAnsi="Arial"/>
              <w:sz w:val="23"/>
            </w:rPr>
          </w:rPrChange>
        </w:rPr>
        <w:t xml:space="preserve">And, um, she goes, </w:t>
      </w:r>
      <w:r w:rsidR="00CE5B98" w:rsidRPr="002A3F64">
        <w:rPr>
          <w:rFonts w:ascii="Arial" w:hAnsi="Arial"/>
          <w:sz w:val="23"/>
          <w:lang w:val="en-CA"/>
          <w:rPrChange w:id="2258" w:author="QC" w:date="2026-07-02T05:33:00Z">
            <w:rPr>
              <w:rFonts w:ascii="Arial" w:hAnsi="Arial"/>
              <w:sz w:val="23"/>
            </w:rPr>
          </w:rPrChange>
        </w:rPr>
        <w:t>d</w:t>
      </w:r>
      <w:r w:rsidR="00955D02" w:rsidRPr="002A3F64">
        <w:rPr>
          <w:rFonts w:ascii="Arial" w:hAnsi="Arial"/>
          <w:sz w:val="23"/>
          <w:lang w:val="en-CA"/>
          <w:rPrChange w:id="2259" w:author="QC" w:date="2026-07-02T05:33:00Z">
            <w:rPr>
              <w:rFonts w:ascii="Arial" w:hAnsi="Arial"/>
              <w:sz w:val="23"/>
            </w:rPr>
          </w:rPrChange>
        </w:rPr>
        <w:t xml:space="preserve">on't say too much because Andrew's up there.  I said, </w:t>
      </w:r>
      <w:r w:rsidR="00CE5B98" w:rsidRPr="002A3F64">
        <w:rPr>
          <w:rFonts w:ascii="Arial" w:hAnsi="Arial"/>
          <w:sz w:val="23"/>
          <w:lang w:val="en-CA"/>
          <w:rPrChange w:id="2260" w:author="QC" w:date="2026-07-02T05:33:00Z">
            <w:rPr>
              <w:rFonts w:ascii="Arial" w:hAnsi="Arial"/>
              <w:sz w:val="23"/>
            </w:rPr>
          </w:rPrChange>
        </w:rPr>
        <w:t>o</w:t>
      </w:r>
      <w:r w:rsidR="00955D02" w:rsidRPr="002A3F64">
        <w:rPr>
          <w:rFonts w:ascii="Arial" w:hAnsi="Arial"/>
          <w:sz w:val="23"/>
          <w:lang w:val="en-CA"/>
          <w:rPrChange w:id="2261" w:author="QC" w:date="2026-07-02T05:33:00Z">
            <w:rPr>
              <w:rFonts w:ascii="Arial" w:hAnsi="Arial"/>
              <w:sz w:val="23"/>
            </w:rPr>
          </w:rPrChange>
        </w:rPr>
        <w:t>kay</w:t>
      </w:r>
      <w:r w:rsidR="00CE229E" w:rsidRPr="002A3F64">
        <w:rPr>
          <w:rFonts w:ascii="Arial" w:hAnsi="Arial"/>
          <w:sz w:val="23"/>
          <w:lang w:val="en-CA"/>
          <w:rPrChange w:id="2262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263" w:author="QC" w:date="2026-07-02T05:33:00Z">
            <w:rPr>
              <w:rFonts w:ascii="Arial" w:hAnsi="Arial"/>
              <w:sz w:val="23"/>
            </w:rPr>
          </w:rPrChange>
        </w:rPr>
        <w:t xml:space="preserve">ou know, and so he came downstairs and </w:t>
      </w:r>
      <w:del w:id="226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he, </w:delText>
        </w:r>
      </w:del>
      <w:r w:rsidR="00955D02" w:rsidRPr="002A3F64">
        <w:rPr>
          <w:rFonts w:ascii="Arial" w:hAnsi="Arial"/>
          <w:sz w:val="23"/>
          <w:lang w:val="en-CA"/>
          <w:rPrChange w:id="2265" w:author="QC" w:date="2026-07-02T05:33:00Z">
            <w:rPr>
              <w:rFonts w:ascii="Arial" w:hAnsi="Arial"/>
              <w:sz w:val="23"/>
            </w:rPr>
          </w:rPrChange>
        </w:rPr>
        <w:t>his head was down</w:t>
      </w:r>
      <w:del w:id="226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267" w:author="QC" w:date="2026-07-02T05:33:00Z">
            <w:rPr>
              <w:rFonts w:ascii="Arial" w:hAnsi="Arial"/>
              <w:sz w:val="23"/>
            </w:rPr>
          </w:rPrChange>
        </w:rPr>
        <w:t xml:space="preserve"> and I said, </w:t>
      </w:r>
      <w:r w:rsidR="00CE5B98" w:rsidRPr="002A3F64">
        <w:rPr>
          <w:rFonts w:ascii="Arial" w:hAnsi="Arial"/>
          <w:sz w:val="23"/>
          <w:lang w:val="en-CA"/>
          <w:rPrChange w:id="2268" w:author="QC" w:date="2026-07-02T05:33:00Z">
            <w:rPr>
              <w:rFonts w:ascii="Arial" w:hAnsi="Arial"/>
              <w:sz w:val="23"/>
            </w:rPr>
          </w:rPrChange>
        </w:rPr>
        <w:t>o</w:t>
      </w:r>
      <w:r w:rsidR="00955D02" w:rsidRPr="002A3F64">
        <w:rPr>
          <w:rFonts w:ascii="Arial" w:hAnsi="Arial"/>
          <w:sz w:val="23"/>
          <w:lang w:val="en-CA"/>
          <w:rPrChange w:id="2269" w:author="QC" w:date="2026-07-02T05:33:00Z">
            <w:rPr>
              <w:rFonts w:ascii="Arial" w:hAnsi="Arial"/>
              <w:sz w:val="23"/>
            </w:rPr>
          </w:rPrChange>
        </w:rPr>
        <w:t>h, hi, and</w:t>
      </w:r>
      <w:r w:rsidR="00CE229E" w:rsidRPr="002A3F64">
        <w:rPr>
          <w:rFonts w:ascii="Arial" w:hAnsi="Arial"/>
          <w:sz w:val="23"/>
          <w:lang w:val="en-CA"/>
          <w:rPrChange w:id="227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271" w:author="QC" w:date="2026-07-02T05:33:00Z">
            <w:rPr>
              <w:rFonts w:ascii="Arial" w:hAnsi="Arial"/>
              <w:sz w:val="23"/>
            </w:rPr>
          </w:rPrChange>
        </w:rPr>
        <w:t xml:space="preserve">ou know, he looked up and, um, Jen said, </w:t>
      </w:r>
      <w:r w:rsidR="00CE5B98" w:rsidRPr="002A3F64">
        <w:rPr>
          <w:rFonts w:ascii="Arial" w:hAnsi="Arial"/>
          <w:sz w:val="23"/>
          <w:lang w:val="en-CA"/>
          <w:rPrChange w:id="2272" w:author="QC" w:date="2026-07-02T05:33:00Z">
            <w:rPr>
              <w:rFonts w:ascii="Arial" w:hAnsi="Arial"/>
              <w:sz w:val="23"/>
            </w:rPr>
          </w:rPrChange>
        </w:rPr>
        <w:t>o</w:t>
      </w:r>
      <w:r w:rsidR="00955D02" w:rsidRPr="002A3F64">
        <w:rPr>
          <w:rFonts w:ascii="Arial" w:hAnsi="Arial"/>
          <w:sz w:val="23"/>
          <w:lang w:val="en-CA"/>
          <w:rPrChange w:id="2273" w:author="QC" w:date="2026-07-02T05:33:00Z">
            <w:rPr>
              <w:rFonts w:ascii="Arial" w:hAnsi="Arial"/>
              <w:sz w:val="23"/>
            </w:rPr>
          </w:rPrChange>
        </w:rPr>
        <w:t>h, this is my</w:t>
      </w:r>
      <w:r w:rsidR="00CE5B98" w:rsidRPr="002A3F64">
        <w:rPr>
          <w:rFonts w:ascii="Arial" w:hAnsi="Arial"/>
          <w:sz w:val="23"/>
          <w:lang w:val="en-CA"/>
          <w:rPrChange w:id="2274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2275" w:author="QC" w:date="2026-07-02T05:33:00Z">
            <w:rPr>
              <w:rFonts w:ascii="Arial" w:hAnsi="Arial"/>
              <w:sz w:val="23"/>
            </w:rPr>
          </w:rPrChange>
        </w:rPr>
        <w:t xml:space="preserve">, this is Andrew, my stepson.  And, um, I said, </w:t>
      </w:r>
      <w:r w:rsidR="00CE5B98" w:rsidRPr="002A3F64">
        <w:rPr>
          <w:rFonts w:ascii="Arial" w:hAnsi="Arial"/>
          <w:sz w:val="23"/>
          <w:lang w:val="en-CA"/>
          <w:rPrChange w:id="2276" w:author="QC" w:date="2026-07-02T05:33:00Z">
            <w:rPr>
              <w:rFonts w:ascii="Arial" w:hAnsi="Arial"/>
              <w:sz w:val="23"/>
            </w:rPr>
          </w:rPrChange>
        </w:rPr>
        <w:t>o</w:t>
      </w:r>
      <w:r w:rsidR="00955D02" w:rsidRPr="002A3F64">
        <w:rPr>
          <w:rFonts w:ascii="Arial" w:hAnsi="Arial"/>
          <w:sz w:val="23"/>
          <w:lang w:val="en-CA"/>
          <w:rPrChange w:id="2277" w:author="QC" w:date="2026-07-02T05:33:00Z">
            <w:rPr>
              <w:rFonts w:ascii="Arial" w:hAnsi="Arial"/>
              <w:sz w:val="23"/>
            </w:rPr>
          </w:rPrChange>
        </w:rPr>
        <w:t xml:space="preserve">h, nice to meet you.  I said, </w:t>
      </w:r>
      <w:r w:rsidR="00CE5B98" w:rsidRPr="002A3F64">
        <w:rPr>
          <w:rFonts w:ascii="Arial" w:hAnsi="Arial"/>
          <w:sz w:val="23"/>
          <w:lang w:val="en-CA"/>
          <w:rPrChange w:id="2278" w:author="QC" w:date="2026-07-02T05:33:00Z">
            <w:rPr>
              <w:rFonts w:ascii="Arial" w:hAnsi="Arial"/>
              <w:sz w:val="23"/>
            </w:rPr>
          </w:rPrChange>
        </w:rPr>
        <w:t>w</w:t>
      </w:r>
      <w:r w:rsidR="00955D02" w:rsidRPr="002A3F64">
        <w:rPr>
          <w:rFonts w:ascii="Arial" w:hAnsi="Arial"/>
          <w:sz w:val="23"/>
          <w:lang w:val="en-CA"/>
          <w:rPrChange w:id="2279" w:author="QC" w:date="2026-07-02T05:33:00Z">
            <w:rPr>
              <w:rFonts w:ascii="Arial" w:hAnsi="Arial"/>
              <w:sz w:val="23"/>
            </w:rPr>
          </w:rPrChange>
        </w:rPr>
        <w:t>hat are you up to today?  And</w:t>
      </w:r>
      <w:r w:rsidR="00CE229E" w:rsidRPr="002A3F64">
        <w:rPr>
          <w:rFonts w:ascii="Arial" w:hAnsi="Arial"/>
          <w:sz w:val="23"/>
          <w:lang w:val="en-CA"/>
          <w:rPrChange w:id="228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281" w:author="QC" w:date="2026-07-02T05:33:00Z">
            <w:rPr>
              <w:rFonts w:ascii="Arial" w:hAnsi="Arial"/>
              <w:sz w:val="23"/>
            </w:rPr>
          </w:rPrChange>
        </w:rPr>
        <w:t>ou know, his head was down</w:t>
      </w:r>
      <w:del w:id="228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283" w:author="QC" w:date="2026-07-02T05:33:00Z">
            <w:rPr>
              <w:rFonts w:ascii="Arial" w:hAnsi="Arial"/>
              <w:sz w:val="23"/>
            </w:rPr>
          </w:rPrChange>
        </w:rPr>
        <w:t xml:space="preserve"> and he wouldn't look at me</w:t>
      </w:r>
      <w:del w:id="228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285" w:author="QC" w:date="2026-07-02T05:33:00Z">
            <w:rPr>
              <w:rFonts w:ascii="Arial" w:hAnsi="Arial"/>
              <w:sz w:val="23"/>
            </w:rPr>
          </w:rPrChange>
        </w:rPr>
        <w:t xml:space="preserve"> and I guess he had just had a shower.  He had curly hair and I said, </w:t>
      </w:r>
      <w:r w:rsidR="00CE5B98" w:rsidRPr="002A3F64">
        <w:rPr>
          <w:rFonts w:ascii="Arial" w:hAnsi="Arial"/>
          <w:sz w:val="23"/>
          <w:lang w:val="en-CA"/>
          <w:rPrChange w:id="2286" w:author="QC" w:date="2026-07-02T05:33:00Z">
            <w:rPr>
              <w:rFonts w:ascii="Arial" w:hAnsi="Arial"/>
              <w:sz w:val="23"/>
            </w:rPr>
          </w:rPrChange>
        </w:rPr>
        <w:t>o</w:t>
      </w:r>
      <w:r w:rsidR="00955D02" w:rsidRPr="002A3F64">
        <w:rPr>
          <w:rFonts w:ascii="Arial" w:hAnsi="Arial"/>
          <w:sz w:val="23"/>
          <w:lang w:val="en-CA"/>
          <w:rPrChange w:id="2287" w:author="QC" w:date="2026-07-02T05:33:00Z">
            <w:rPr>
              <w:rFonts w:ascii="Arial" w:hAnsi="Arial"/>
              <w:sz w:val="23"/>
            </w:rPr>
          </w:rPrChange>
        </w:rPr>
        <w:t xml:space="preserve">h, I, I love your hair. And, uh, I said, </w:t>
      </w:r>
      <w:r w:rsidR="00CE5B98" w:rsidRPr="002A3F64">
        <w:rPr>
          <w:rFonts w:ascii="Arial" w:hAnsi="Arial"/>
          <w:sz w:val="23"/>
          <w:lang w:val="en-CA"/>
          <w:rPrChange w:id="2288" w:author="QC" w:date="2026-07-02T05:33:00Z">
            <w:rPr>
              <w:rFonts w:ascii="Arial" w:hAnsi="Arial"/>
              <w:sz w:val="23"/>
            </w:rPr>
          </w:rPrChange>
        </w:rPr>
        <w:t>o</w:t>
      </w:r>
      <w:r w:rsidR="00955D02" w:rsidRPr="002A3F64">
        <w:rPr>
          <w:rFonts w:ascii="Arial" w:hAnsi="Arial"/>
          <w:sz w:val="23"/>
          <w:lang w:val="en-CA"/>
          <w:rPrChange w:id="2289" w:author="QC" w:date="2026-07-02T05:33:00Z">
            <w:rPr>
              <w:rFonts w:ascii="Arial" w:hAnsi="Arial"/>
              <w:sz w:val="23"/>
            </w:rPr>
          </w:rPrChange>
        </w:rPr>
        <w:t>h, and that was about it, and, um</w:t>
      </w:r>
      <w:r w:rsidR="0037630B" w:rsidRPr="002A3F64">
        <w:rPr>
          <w:rFonts w:ascii="Arial" w:hAnsi="Arial"/>
          <w:sz w:val="23"/>
          <w:lang w:val="en-CA"/>
          <w:rPrChange w:id="2290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  <w:r w:rsidR="00955D02" w:rsidRPr="002A3F64">
        <w:rPr>
          <w:rFonts w:ascii="Arial" w:hAnsi="Arial"/>
          <w:sz w:val="23"/>
          <w:lang w:val="en-CA"/>
          <w:rPrChange w:id="2291" w:author="QC" w:date="2026-07-02T05:33:00Z">
            <w:rPr>
              <w:rFonts w:ascii="Arial" w:hAnsi="Arial"/>
              <w:sz w:val="23"/>
            </w:rPr>
          </w:rPrChange>
        </w:rPr>
        <w:t xml:space="preserve">and then </w:t>
      </w:r>
      <w:del w:id="229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he left and then Jen took me </w:delText>
        </w:r>
      </w:del>
    </w:p>
    <w:p w14:paraId="501AD236" w14:textId="35205EED" w:rsidR="00955D02" w:rsidRPr="002A3F64" w:rsidRDefault="00E45637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29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294" w:author="QC" w:date="2026-07-02T05:33:00Z">
            <w:rPr>
              <w:rFonts w:ascii="Arial" w:hAnsi="Arial"/>
              <w:sz w:val="23"/>
            </w:rPr>
          </w:rPrChange>
        </w:rPr>
        <w:t>00:38</w:t>
      </w:r>
      <w:r w:rsidRPr="002A3F64">
        <w:rPr>
          <w:rFonts w:ascii="Arial" w:hAnsi="Arial"/>
          <w:sz w:val="23"/>
          <w:lang w:val="en-CA"/>
          <w:rPrChange w:id="2295" w:author="QC" w:date="2026-07-02T05:33:00Z">
            <w:rPr>
              <w:rFonts w:ascii="Arial" w:hAnsi="Arial"/>
              <w:sz w:val="23"/>
            </w:rPr>
          </w:rPrChange>
        </w:rPr>
        <w:tab/>
      </w:r>
      <w:ins w:id="2296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he left</w:t>
        </w:r>
        <w:r w:rsidRPr="002A3F64">
          <w:rPr>
            <w:rFonts w:ascii="Arial" w:hAnsi="Arial" w:cs="Arial"/>
            <w:bCs/>
            <w:sz w:val="23"/>
            <w:lang w:val="en-CA"/>
          </w:rPr>
          <w:t xml:space="preserve">. 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 </w:t>
        </w:r>
        <w:r w:rsidRPr="002A3F64">
          <w:rPr>
            <w:rFonts w:ascii="Arial" w:hAnsi="Arial" w:cs="Arial"/>
            <w:bCs/>
            <w:sz w:val="23"/>
            <w:lang w:val="en-CA"/>
          </w:rPr>
          <w:t>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nd then Jen took me </w:t>
        </w:r>
      </w:ins>
      <w:r w:rsidR="00955D02" w:rsidRPr="002A3F64">
        <w:rPr>
          <w:rFonts w:ascii="Arial" w:hAnsi="Arial"/>
          <w:sz w:val="23"/>
          <w:lang w:val="en-CA"/>
          <w:rPrChange w:id="2297" w:author="QC" w:date="2026-07-02T05:33:00Z">
            <w:rPr>
              <w:rFonts w:ascii="Arial" w:hAnsi="Arial"/>
              <w:sz w:val="23"/>
            </w:rPr>
          </w:rPrChange>
        </w:rPr>
        <w:t>upstairs to his room and she said, I</w:t>
      </w:r>
      <w:r w:rsidR="0037630B" w:rsidRPr="002A3F64">
        <w:rPr>
          <w:rFonts w:ascii="Arial" w:hAnsi="Arial"/>
          <w:sz w:val="23"/>
          <w:lang w:val="en-CA"/>
          <w:rPrChange w:id="2298" w:author="QC" w:date="2026-07-02T05:33:00Z">
            <w:rPr>
              <w:rFonts w:ascii="Arial" w:hAnsi="Arial"/>
              <w:sz w:val="23"/>
            </w:rPr>
          </w:rPrChange>
        </w:rPr>
        <w:t>-, y</w:t>
      </w:r>
      <w:r w:rsidR="00955D02" w:rsidRPr="002A3F64">
        <w:rPr>
          <w:rFonts w:ascii="Arial" w:hAnsi="Arial"/>
          <w:sz w:val="23"/>
          <w:lang w:val="en-CA"/>
          <w:rPrChange w:id="2299" w:author="QC" w:date="2026-07-02T05:33:00Z">
            <w:rPr>
              <w:rFonts w:ascii="Arial" w:hAnsi="Arial"/>
              <w:sz w:val="23"/>
            </w:rPr>
          </w:rPrChange>
        </w:rPr>
        <w:t>ou know, I took all my stuff down and I gave him the closet and I put the new bedding on and</w:t>
      </w:r>
      <w:del w:id="230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301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302" w:author="QC" w:date="2026-07-02T05:33:00Z">
            <w:rPr>
              <w:rFonts w:ascii="Arial" w:hAnsi="Arial"/>
              <w:sz w:val="23"/>
            </w:rPr>
          </w:rPrChange>
        </w:rPr>
        <w:t xml:space="preserve"> I mean, she was a wonderful entertainer and house</w:t>
      </w:r>
      <w:del w:id="2303" w:author="QC" w:date="2026-07-02T05:33:00Z">
        <w:r w:rsidR="0037630B">
          <w:rPr>
            <w:rFonts w:ascii="Arial" w:hAnsi="Arial" w:cs="Arial"/>
            <w:bCs/>
            <w:sz w:val="23"/>
          </w:rPr>
          <w:delText>,</w:delText>
        </w:r>
      </w:del>
      <w:ins w:id="2304" w:author="QC" w:date="2026-07-02T05:33:00Z">
        <w:r w:rsidR="00260E0A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37630B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37630B" w:rsidRPr="002A3F64">
        <w:rPr>
          <w:rFonts w:ascii="Arial" w:hAnsi="Arial"/>
          <w:sz w:val="23"/>
          <w:lang w:val="en-CA"/>
          <w:rPrChange w:id="2305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306" w:author="QC" w:date="2026-07-02T05:33:00Z">
            <w:rPr>
              <w:rFonts w:ascii="Arial" w:hAnsi="Arial"/>
              <w:sz w:val="23"/>
            </w:rPr>
          </w:rPrChange>
        </w:rPr>
        <w:t xml:space="preserve">I mean she, she </w:t>
      </w:r>
      <w:r w:rsidR="00955D02" w:rsidRPr="002A3F64">
        <w:rPr>
          <w:rFonts w:ascii="Arial" w:hAnsi="Arial"/>
          <w:sz w:val="23"/>
          <w:lang w:val="en-CA"/>
          <w:rPrChange w:id="2307" w:author="QC" w:date="2026-07-02T05:33:00Z">
            <w:rPr>
              <w:rFonts w:ascii="Arial" w:hAnsi="Arial"/>
              <w:sz w:val="23"/>
            </w:rPr>
          </w:rPrChange>
        </w:rPr>
        <w:lastRenderedPageBreak/>
        <w:t>cared about her home and she cared about, she cared about those boys.  And she</w:t>
      </w:r>
      <w:r w:rsidR="0037630B" w:rsidRPr="002A3F64">
        <w:rPr>
          <w:rFonts w:ascii="Arial" w:hAnsi="Arial"/>
          <w:sz w:val="23"/>
          <w:lang w:val="en-CA"/>
          <w:rPrChange w:id="2308" w:author="QC" w:date="2026-07-02T05:33:00Z">
            <w:rPr>
              <w:rFonts w:ascii="Arial" w:hAnsi="Arial"/>
              <w:sz w:val="23"/>
            </w:rPr>
          </w:rPrChange>
        </w:rPr>
        <w:t>-, b</w:t>
      </w:r>
      <w:r w:rsidR="00955D02" w:rsidRPr="002A3F64">
        <w:rPr>
          <w:rFonts w:ascii="Arial" w:hAnsi="Arial"/>
          <w:sz w:val="23"/>
          <w:lang w:val="en-CA"/>
          <w:rPrChange w:id="2309" w:author="QC" w:date="2026-07-02T05:33:00Z">
            <w:rPr>
              <w:rFonts w:ascii="Arial" w:hAnsi="Arial"/>
              <w:sz w:val="23"/>
            </w:rPr>
          </w:rPrChange>
        </w:rPr>
        <w:t xml:space="preserve">ut she said, </w:t>
      </w:r>
      <w:r w:rsidR="0037630B" w:rsidRPr="002A3F64">
        <w:rPr>
          <w:rFonts w:ascii="Arial" w:hAnsi="Arial"/>
          <w:sz w:val="23"/>
          <w:lang w:val="en-CA"/>
          <w:rPrChange w:id="2310" w:author="QC" w:date="2026-07-02T05:33:00Z">
            <w:rPr>
              <w:rFonts w:ascii="Arial" w:hAnsi="Arial"/>
              <w:sz w:val="23"/>
            </w:rPr>
          </w:rPrChange>
        </w:rPr>
        <w:t>look a</w:t>
      </w:r>
      <w:r w:rsidR="00955D02" w:rsidRPr="002A3F64">
        <w:rPr>
          <w:rFonts w:ascii="Arial" w:hAnsi="Arial"/>
          <w:sz w:val="23"/>
          <w:lang w:val="en-CA"/>
          <w:rPrChange w:id="2311" w:author="QC" w:date="2026-07-02T05:33:00Z">
            <w:rPr>
              <w:rFonts w:ascii="Arial" w:hAnsi="Arial"/>
              <w:sz w:val="23"/>
            </w:rPr>
          </w:rPrChange>
        </w:rPr>
        <w:t>t, there's a wet towel here, wet towel there.</w:t>
      </w:r>
      <w:r w:rsidR="0037630B" w:rsidRPr="002A3F64">
        <w:rPr>
          <w:rFonts w:ascii="Arial" w:hAnsi="Arial"/>
          <w:sz w:val="23"/>
          <w:lang w:val="en-CA"/>
          <w:rPrChange w:id="2312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2313" w:author="QC" w:date="2026-07-02T05:33:00Z">
            <w:rPr>
              <w:rFonts w:ascii="Arial" w:hAnsi="Arial"/>
              <w:sz w:val="23"/>
            </w:rPr>
          </w:rPrChange>
        </w:rPr>
        <w:t>Look</w:t>
      </w:r>
      <w:r w:rsidR="0037630B" w:rsidRPr="002A3F64">
        <w:rPr>
          <w:rFonts w:ascii="Arial" w:hAnsi="Arial"/>
          <w:sz w:val="23"/>
          <w:lang w:val="en-CA"/>
          <w:rPrChange w:id="2314" w:author="QC" w:date="2026-07-02T05:33:00Z">
            <w:rPr>
              <w:rFonts w:ascii="Arial" w:hAnsi="Arial"/>
              <w:sz w:val="23"/>
            </w:rPr>
          </w:rPrChange>
        </w:rPr>
        <w:t xml:space="preserve"> a</w:t>
      </w:r>
      <w:r w:rsidR="00955D02" w:rsidRPr="002A3F64">
        <w:rPr>
          <w:rFonts w:ascii="Arial" w:hAnsi="Arial"/>
          <w:sz w:val="23"/>
          <w:lang w:val="en-CA"/>
          <w:rPrChange w:id="2315" w:author="QC" w:date="2026-07-02T05:33:00Z">
            <w:rPr>
              <w:rFonts w:ascii="Arial" w:hAnsi="Arial"/>
              <w:sz w:val="23"/>
            </w:rPr>
          </w:rPrChange>
        </w:rPr>
        <w:t>t, this towel is getting in the dresser</w:t>
      </w:r>
      <w:r w:rsidR="00CE229E" w:rsidRPr="002A3F64">
        <w:rPr>
          <w:rFonts w:ascii="Arial" w:hAnsi="Arial"/>
          <w:sz w:val="23"/>
          <w:lang w:val="en-CA"/>
          <w:rPrChange w:id="2316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317" w:author="QC" w:date="2026-07-02T05:33:00Z">
            <w:rPr>
              <w:rFonts w:ascii="Arial" w:hAnsi="Arial"/>
              <w:sz w:val="23"/>
            </w:rPr>
          </w:rPrChange>
        </w:rPr>
        <w:t xml:space="preserve">ou know, it's affecting the dresser and it's all wood and he's just a slob.  And I said, </w:t>
      </w:r>
      <w:r w:rsidR="0037630B" w:rsidRPr="002A3F64">
        <w:rPr>
          <w:rFonts w:ascii="Arial" w:hAnsi="Arial"/>
          <w:sz w:val="23"/>
          <w:lang w:val="en-CA"/>
          <w:rPrChange w:id="2318" w:author="QC" w:date="2026-07-02T05:33:00Z">
            <w:rPr>
              <w:rFonts w:ascii="Arial" w:hAnsi="Arial"/>
              <w:sz w:val="23"/>
            </w:rPr>
          </w:rPrChange>
        </w:rPr>
        <w:t>w</w:t>
      </w:r>
      <w:r w:rsidR="00955D02" w:rsidRPr="002A3F64">
        <w:rPr>
          <w:rFonts w:ascii="Arial" w:hAnsi="Arial"/>
          <w:sz w:val="23"/>
          <w:lang w:val="en-CA"/>
          <w:rPrChange w:id="2319" w:author="QC" w:date="2026-07-02T05:33:00Z">
            <w:rPr>
              <w:rFonts w:ascii="Arial" w:hAnsi="Arial"/>
              <w:sz w:val="23"/>
            </w:rPr>
          </w:rPrChange>
        </w:rPr>
        <w:t>ell</w:t>
      </w:r>
      <w:r w:rsidR="00CE229E" w:rsidRPr="002A3F64">
        <w:rPr>
          <w:rFonts w:ascii="Arial" w:hAnsi="Arial"/>
          <w:sz w:val="23"/>
          <w:lang w:val="en-CA"/>
          <w:rPrChange w:id="232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321" w:author="QC" w:date="2026-07-02T05:33:00Z">
            <w:rPr>
              <w:rFonts w:ascii="Arial" w:hAnsi="Arial"/>
              <w:sz w:val="23"/>
            </w:rPr>
          </w:rPrChange>
        </w:rPr>
        <w:t>ou know, write</w:t>
      </w:r>
      <w:r w:rsidR="00865609" w:rsidRPr="002A3F64">
        <w:rPr>
          <w:rFonts w:ascii="Arial" w:hAnsi="Arial"/>
          <w:sz w:val="23"/>
          <w:lang w:val="en-CA"/>
          <w:rPrChange w:id="2322" w:author="QC" w:date="2026-07-02T05:33:00Z">
            <w:rPr>
              <w:rFonts w:ascii="Arial" w:hAnsi="Arial"/>
              <w:sz w:val="23"/>
            </w:rPr>
          </w:rPrChange>
        </w:rPr>
        <w:t xml:space="preserve"> it-, y</w:t>
      </w:r>
      <w:r w:rsidR="00955D02" w:rsidRPr="002A3F64">
        <w:rPr>
          <w:rFonts w:ascii="Arial" w:hAnsi="Arial"/>
          <w:sz w:val="23"/>
          <w:lang w:val="en-CA"/>
          <w:rPrChange w:id="2323" w:author="QC" w:date="2026-07-02T05:33:00Z">
            <w:rPr>
              <w:rFonts w:ascii="Arial" w:hAnsi="Arial"/>
              <w:sz w:val="23"/>
            </w:rPr>
          </w:rPrChange>
        </w:rPr>
        <w:t xml:space="preserve">ou and George have to be on the same page.  You've </w:t>
      </w:r>
      <w:r w:rsidR="009977C8" w:rsidRPr="002A3F64">
        <w:rPr>
          <w:rFonts w:ascii="Arial" w:hAnsi="Arial"/>
          <w:sz w:val="23"/>
          <w:lang w:val="en-CA"/>
          <w:rPrChange w:id="2324" w:author="QC" w:date="2026-07-02T05:33:00Z">
            <w:rPr>
              <w:rFonts w:ascii="Arial" w:hAnsi="Arial"/>
              <w:sz w:val="23"/>
            </w:rPr>
          </w:rPrChange>
        </w:rPr>
        <w:t>got to</w:t>
      </w:r>
      <w:r w:rsidR="00955D02" w:rsidRPr="002A3F64">
        <w:rPr>
          <w:rFonts w:ascii="Arial" w:hAnsi="Arial"/>
          <w:sz w:val="23"/>
          <w:lang w:val="en-CA"/>
          <w:rPrChange w:id="2325" w:author="QC" w:date="2026-07-02T05:33:00Z">
            <w:rPr>
              <w:rFonts w:ascii="Arial" w:hAnsi="Arial"/>
              <w:sz w:val="23"/>
            </w:rPr>
          </w:rPrChange>
        </w:rPr>
        <w:t xml:space="preserve"> write this stuff down and he's </w:t>
      </w:r>
      <w:r w:rsidR="009977C8" w:rsidRPr="002A3F64">
        <w:rPr>
          <w:rFonts w:ascii="Arial" w:hAnsi="Arial"/>
          <w:sz w:val="23"/>
          <w:lang w:val="en-CA"/>
          <w:rPrChange w:id="2326" w:author="QC" w:date="2026-07-02T05:33:00Z">
            <w:rPr>
              <w:rFonts w:ascii="Arial" w:hAnsi="Arial"/>
              <w:sz w:val="23"/>
            </w:rPr>
          </w:rPrChange>
        </w:rPr>
        <w:t>got to</w:t>
      </w:r>
      <w:r w:rsidR="00955D02" w:rsidRPr="002A3F64">
        <w:rPr>
          <w:rFonts w:ascii="Arial" w:hAnsi="Arial"/>
          <w:sz w:val="23"/>
          <w:lang w:val="en-CA"/>
          <w:rPrChange w:id="2327" w:author="QC" w:date="2026-07-02T05:33:00Z">
            <w:rPr>
              <w:rFonts w:ascii="Arial" w:hAnsi="Arial"/>
              <w:sz w:val="23"/>
            </w:rPr>
          </w:rPrChange>
        </w:rPr>
        <w:t xml:space="preserve"> get the </w:t>
      </w:r>
      <w:r w:rsidR="00865609" w:rsidRPr="002A3F64">
        <w:rPr>
          <w:rFonts w:ascii="Arial" w:hAnsi="Arial"/>
          <w:sz w:val="23"/>
          <w:lang w:val="en-CA"/>
          <w:rPrChange w:id="2328" w:author="QC" w:date="2026-07-02T05:33:00Z">
            <w:rPr>
              <w:rFonts w:ascii="Arial" w:hAnsi="Arial"/>
              <w:sz w:val="23"/>
            </w:rPr>
          </w:rPrChange>
        </w:rPr>
        <w:t>counselling</w:t>
      </w:r>
      <w:r w:rsidR="00955D02" w:rsidRPr="002A3F64">
        <w:rPr>
          <w:rFonts w:ascii="Arial" w:hAnsi="Arial"/>
          <w:sz w:val="23"/>
          <w:lang w:val="en-CA"/>
          <w:rPrChange w:id="2329" w:author="QC" w:date="2026-07-02T05:33:00Z">
            <w:rPr>
              <w:rFonts w:ascii="Arial" w:hAnsi="Arial"/>
              <w:sz w:val="23"/>
            </w:rPr>
          </w:rPrChange>
        </w:rPr>
        <w:t>.  And</w:t>
      </w:r>
      <w:r w:rsidR="00CE229E" w:rsidRPr="002A3F64">
        <w:rPr>
          <w:rFonts w:ascii="Arial" w:hAnsi="Arial"/>
          <w:sz w:val="23"/>
          <w:lang w:val="en-CA"/>
          <w:rPrChange w:id="2330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2331" w:author="QC" w:date="2026-07-02T05:33:00Z">
            <w:rPr>
              <w:rFonts w:ascii="Arial" w:hAnsi="Arial"/>
              <w:sz w:val="23"/>
            </w:rPr>
          </w:rPrChange>
        </w:rPr>
        <w:t>ou</w:t>
      </w:r>
      <w:r w:rsidR="00865609" w:rsidRPr="002A3F64">
        <w:rPr>
          <w:rFonts w:ascii="Arial" w:hAnsi="Arial"/>
          <w:sz w:val="23"/>
          <w:lang w:val="en-CA"/>
          <w:rPrChange w:id="2332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  <w:del w:id="2333" w:author="QC" w:date="2026-07-02T05:33:00Z">
        <w:r w:rsidR="00865609">
          <w:rPr>
            <w:rFonts w:ascii="Arial" w:hAnsi="Arial" w:cs="Arial"/>
            <w:bCs/>
            <w:sz w:val="23"/>
          </w:rPr>
          <w:delText>w</w:delText>
        </w:r>
      </w:del>
      <w:ins w:id="2334" w:author="QC" w:date="2026-07-02T05:33:00Z">
        <w:r w:rsidR="00260E0A" w:rsidRPr="002A3F64">
          <w:rPr>
            <w:rFonts w:ascii="Arial" w:hAnsi="Arial" w:cs="Arial"/>
            <w:bCs/>
            <w:sz w:val="23"/>
            <w:lang w:val="en-CA"/>
          </w:rPr>
          <w:t>we</w:t>
        </w:r>
      </w:ins>
      <w:r w:rsidR="00260E0A" w:rsidRPr="002A3F64">
        <w:rPr>
          <w:rFonts w:ascii="Arial" w:hAnsi="Arial"/>
          <w:sz w:val="23"/>
          <w:lang w:val="en-CA"/>
          <w:rPrChange w:id="2335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2336" w:author="QC" w:date="2026-07-02T05:33:00Z">
            <w:rPr>
              <w:rFonts w:ascii="Arial" w:hAnsi="Arial"/>
              <w:sz w:val="23"/>
            </w:rPr>
          </w:rPrChange>
        </w:rPr>
        <w:t>we've tried that</w:t>
      </w:r>
      <w:del w:id="233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He</w:delText>
        </w:r>
      </w:del>
      <w:ins w:id="2338" w:author="QC" w:date="2026-07-02T05:33:00Z">
        <w:r w:rsidR="00260E0A" w:rsidRPr="002A3F64">
          <w:rPr>
            <w:rFonts w:ascii="Arial" w:hAnsi="Arial" w:cs="Arial"/>
            <w:bCs/>
            <w:sz w:val="23"/>
            <w:lang w:val="en-CA"/>
          </w:rPr>
          <w:t>, h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e</w:t>
        </w:r>
      </w:ins>
      <w:r w:rsidR="00955D02" w:rsidRPr="002A3F64">
        <w:rPr>
          <w:rFonts w:ascii="Arial" w:hAnsi="Arial"/>
          <w:sz w:val="23"/>
          <w:lang w:val="en-CA"/>
          <w:rPrChange w:id="2339" w:author="QC" w:date="2026-07-02T05:33:00Z">
            <w:rPr>
              <w:rFonts w:ascii="Arial" w:hAnsi="Arial"/>
              <w:sz w:val="23"/>
            </w:rPr>
          </w:rPrChange>
        </w:rPr>
        <w:t xml:space="preserve"> won't go, and I had to take myself away because it's not my job.</w:t>
      </w:r>
    </w:p>
    <w:p w14:paraId="2FFF4A4B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4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4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342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6FD1EF9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4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4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345" w:author="QC" w:date="2026-07-02T05:33:00Z">
            <w:rPr>
              <w:rFonts w:ascii="Arial" w:hAnsi="Arial"/>
              <w:sz w:val="23"/>
            </w:rPr>
          </w:rPrChange>
        </w:rPr>
        <w:tab/>
      </w:r>
      <w:r w:rsidR="00865609" w:rsidRPr="002A3F64">
        <w:rPr>
          <w:rFonts w:ascii="Arial" w:hAnsi="Arial"/>
          <w:sz w:val="23"/>
          <w:lang w:val="en-CA"/>
          <w:rPrChange w:id="2346" w:author="QC" w:date="2026-07-02T05:33:00Z">
            <w:rPr>
              <w:rFonts w:ascii="Arial" w:hAnsi="Arial"/>
              <w:sz w:val="23"/>
            </w:rPr>
          </w:rPrChange>
        </w:rPr>
        <w:t>And…</w:t>
      </w:r>
    </w:p>
    <w:p w14:paraId="63E0831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4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4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349" w:author="QC" w:date="2026-07-02T05:33:00Z">
            <w:rPr>
              <w:rFonts w:ascii="Arial" w:hAnsi="Arial"/>
              <w:sz w:val="23"/>
            </w:rPr>
          </w:rPrChange>
        </w:rPr>
        <w:tab/>
        <w:t>When was this that you were at her house?</w:t>
      </w:r>
    </w:p>
    <w:p w14:paraId="3711D51C" w14:textId="77777777" w:rsidR="00865609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5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5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352" w:author="QC" w:date="2026-07-02T05:33:00Z">
            <w:rPr>
              <w:rFonts w:ascii="Arial" w:hAnsi="Arial"/>
              <w:sz w:val="23"/>
            </w:rPr>
          </w:rPrChange>
        </w:rPr>
        <w:tab/>
        <w:t>When I met him</w:t>
      </w:r>
      <w:r w:rsidR="00865609" w:rsidRPr="002A3F64">
        <w:rPr>
          <w:rFonts w:ascii="Arial" w:hAnsi="Arial"/>
          <w:sz w:val="23"/>
          <w:lang w:val="en-CA"/>
          <w:rPrChange w:id="2353" w:author="QC" w:date="2026-07-02T05:33:00Z">
            <w:rPr>
              <w:rFonts w:ascii="Arial" w:hAnsi="Arial"/>
              <w:sz w:val="23"/>
            </w:rPr>
          </w:rPrChange>
        </w:rPr>
        <w:t>-, w</w:t>
      </w:r>
      <w:r w:rsidR="00955D02" w:rsidRPr="002A3F64">
        <w:rPr>
          <w:rFonts w:ascii="Arial" w:hAnsi="Arial"/>
          <w:sz w:val="23"/>
          <w:lang w:val="en-CA"/>
          <w:rPrChange w:id="2354" w:author="QC" w:date="2026-07-02T05:33:00Z">
            <w:rPr>
              <w:rFonts w:ascii="Arial" w:hAnsi="Arial"/>
              <w:sz w:val="23"/>
            </w:rPr>
          </w:rPrChange>
        </w:rPr>
        <w:t xml:space="preserve">hen the last time I saw him?  Um, geez.  </w:t>
      </w:r>
    </w:p>
    <w:p w14:paraId="42295F26" w14:textId="35E68343" w:rsidR="00955D02" w:rsidRPr="002A3F64" w:rsidRDefault="00865609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5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56" w:author="QC" w:date="2026-07-02T05:33:00Z">
            <w:rPr>
              <w:rFonts w:ascii="Arial" w:hAnsi="Arial"/>
              <w:sz w:val="23"/>
            </w:rPr>
          </w:rPrChange>
        </w:rPr>
        <w:t>00:39</w:t>
      </w:r>
      <w:r w:rsidRPr="002A3F64">
        <w:rPr>
          <w:rFonts w:ascii="Arial" w:hAnsi="Arial"/>
          <w:sz w:val="23"/>
          <w:lang w:val="en-CA"/>
          <w:rPrChange w:id="2357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2358" w:author="QC" w:date="2026-07-02T05:33:00Z">
            <w:rPr>
              <w:rFonts w:ascii="Arial" w:hAnsi="Arial"/>
              <w:sz w:val="23"/>
            </w:rPr>
          </w:rPrChange>
        </w:rPr>
        <w:t>Could have been last fall</w:t>
      </w:r>
      <w:del w:id="235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but</w:delText>
        </w:r>
      </w:del>
      <w:ins w:id="2360" w:author="QC" w:date="2026-07-02T05:33:00Z">
        <w:r w:rsidR="00260E0A" w:rsidRPr="002A3F64">
          <w:rPr>
            <w:rFonts w:ascii="Arial" w:hAnsi="Arial" w:cs="Arial"/>
            <w:bCs/>
            <w:sz w:val="23"/>
            <w:lang w:val="en-CA"/>
          </w:rPr>
          <w:t>.  B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ut</w:t>
        </w:r>
      </w:ins>
      <w:r w:rsidR="00955D02" w:rsidRPr="002A3F64">
        <w:rPr>
          <w:rFonts w:ascii="Arial" w:hAnsi="Arial"/>
          <w:sz w:val="23"/>
          <w:lang w:val="en-CA"/>
          <w:rPrChange w:id="2361" w:author="QC" w:date="2026-07-02T05:33:00Z">
            <w:rPr>
              <w:rFonts w:ascii="Arial" w:hAnsi="Arial"/>
              <w:sz w:val="23"/>
            </w:rPr>
          </w:rPrChange>
        </w:rPr>
        <w:t xml:space="preserve"> I haven't seen him</w:t>
      </w:r>
      <w:r w:rsidRPr="002A3F64">
        <w:rPr>
          <w:rFonts w:ascii="Arial" w:hAnsi="Arial"/>
          <w:sz w:val="23"/>
          <w:lang w:val="en-CA"/>
          <w:rPrChange w:id="2362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483415B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6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6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365" w:author="QC" w:date="2026-07-02T05:33:00Z">
            <w:rPr>
              <w:rFonts w:ascii="Arial" w:hAnsi="Arial"/>
              <w:sz w:val="23"/>
            </w:rPr>
          </w:rPrChange>
        </w:rPr>
        <w:tab/>
        <w:t>When, when Andrew was there?</w:t>
      </w:r>
    </w:p>
    <w:p w14:paraId="1130D57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6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6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368" w:author="QC" w:date="2026-07-02T05:33:00Z">
            <w:rPr>
              <w:rFonts w:ascii="Arial" w:hAnsi="Arial"/>
              <w:sz w:val="23"/>
            </w:rPr>
          </w:rPrChange>
        </w:rPr>
        <w:tab/>
        <w:t>...since then.  Yeah.  I haven't seen him since 'cause I don't go there that much.</w:t>
      </w:r>
    </w:p>
    <w:p w14:paraId="1979BF2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6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7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371" w:author="QC" w:date="2026-07-02T05:33:00Z">
            <w:rPr>
              <w:rFonts w:ascii="Arial" w:hAnsi="Arial"/>
              <w:sz w:val="23"/>
            </w:rPr>
          </w:rPrChange>
        </w:rPr>
        <w:tab/>
        <w:t>Okay, so last fall when he's there</w:t>
      </w:r>
      <w:r w:rsidR="00865609" w:rsidRPr="002A3F64">
        <w:rPr>
          <w:rFonts w:ascii="Arial" w:hAnsi="Arial"/>
          <w:sz w:val="23"/>
          <w:lang w:val="en-CA"/>
          <w:rPrChange w:id="2372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6EA6DFE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7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7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375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12E7BB18" w14:textId="67468105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7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7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378" w:author="QC" w:date="2026-07-02T05:33:00Z">
            <w:rPr>
              <w:rFonts w:ascii="Arial" w:hAnsi="Arial"/>
              <w:sz w:val="23"/>
            </w:rPr>
          </w:rPrChange>
        </w:rPr>
        <w:tab/>
        <w:t>...he</w:t>
      </w:r>
      <w:del w:id="237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380" w:author="QC" w:date="2026-07-02T05:33:00Z">
        <w:r w:rsidR="00260E0A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381" w:author="QC" w:date="2026-07-02T05:33:00Z">
            <w:rPr>
              <w:rFonts w:ascii="Arial" w:hAnsi="Arial"/>
              <w:sz w:val="23"/>
            </w:rPr>
          </w:rPrChange>
        </w:rPr>
        <w:t xml:space="preserve"> he's come out of the shower when you see him?</w:t>
      </w:r>
    </w:p>
    <w:p w14:paraId="5F01410A" w14:textId="16D09B4C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8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8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384" w:author="QC" w:date="2026-07-02T05:33:00Z">
            <w:rPr>
              <w:rFonts w:ascii="Arial" w:hAnsi="Arial"/>
              <w:sz w:val="23"/>
            </w:rPr>
          </w:rPrChange>
        </w:rPr>
        <w:tab/>
        <w:t>Yeah</w:t>
      </w:r>
      <w:r w:rsidR="00CE229E" w:rsidRPr="002A3F64">
        <w:rPr>
          <w:rFonts w:ascii="Arial" w:hAnsi="Arial"/>
          <w:sz w:val="23"/>
          <w:lang w:val="en-CA"/>
          <w:rPrChange w:id="2385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386" w:author="QC" w:date="2026-07-02T05:33:00Z">
            <w:rPr>
              <w:rFonts w:ascii="Arial" w:hAnsi="Arial"/>
              <w:sz w:val="23"/>
            </w:rPr>
          </w:rPrChange>
        </w:rPr>
        <w:t>eah</w:t>
      </w:r>
      <w:del w:id="238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Yeah</w:delText>
        </w:r>
      </w:del>
      <w:ins w:id="2388" w:author="QC" w:date="2026-07-02T05:33:00Z">
        <w:r w:rsidR="00260E0A" w:rsidRPr="002A3F64">
          <w:rPr>
            <w:rFonts w:ascii="Arial" w:hAnsi="Arial" w:cs="Arial"/>
            <w:bCs/>
            <w:sz w:val="23"/>
            <w:lang w:val="en-CA"/>
          </w:rPr>
          <w:t>, y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eah</w:t>
        </w:r>
      </w:ins>
      <w:r w:rsidR="00955D02" w:rsidRPr="002A3F64">
        <w:rPr>
          <w:rFonts w:ascii="Arial" w:hAnsi="Arial"/>
          <w:sz w:val="23"/>
          <w:lang w:val="en-CA"/>
          <w:rPrChange w:id="2389" w:author="QC" w:date="2026-07-02T05:33:00Z">
            <w:rPr>
              <w:rFonts w:ascii="Arial" w:hAnsi="Arial"/>
              <w:sz w:val="23"/>
            </w:rPr>
          </w:rPrChange>
        </w:rPr>
        <w:t>.</w:t>
      </w:r>
    </w:p>
    <w:p w14:paraId="4E28F4B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9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9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392" w:author="QC" w:date="2026-07-02T05:33:00Z">
            <w:rPr>
              <w:rFonts w:ascii="Arial" w:hAnsi="Arial"/>
              <w:sz w:val="23"/>
            </w:rPr>
          </w:rPrChange>
        </w:rPr>
        <w:tab/>
        <w:t>All right.</w:t>
      </w:r>
    </w:p>
    <w:p w14:paraId="1442349B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39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39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395" w:author="QC" w:date="2026-07-02T05:33:00Z">
            <w:rPr>
              <w:rFonts w:ascii="Arial" w:hAnsi="Arial"/>
              <w:sz w:val="23"/>
            </w:rPr>
          </w:rPrChange>
        </w:rPr>
        <w:tab/>
        <w:t xml:space="preserve">And they had just gotten him a job down on </w:t>
      </w:r>
      <w:r w:rsidR="00865609" w:rsidRPr="002A3F64">
        <w:rPr>
          <w:rFonts w:ascii="Arial" w:hAnsi="Arial"/>
          <w:sz w:val="23"/>
          <w:lang w:val="en-CA"/>
          <w:rPrChange w:id="2396" w:author="QC" w:date="2026-07-02T05:33:00Z">
            <w:rPr>
              <w:rFonts w:ascii="Arial" w:hAnsi="Arial"/>
              <w:sz w:val="23"/>
            </w:rPr>
          </w:rPrChange>
        </w:rPr>
        <w:t xml:space="preserve">Hartzel </w:t>
      </w:r>
      <w:r w:rsidR="00955D02" w:rsidRPr="002A3F64">
        <w:rPr>
          <w:rFonts w:ascii="Arial" w:hAnsi="Arial"/>
          <w:sz w:val="23"/>
          <w:lang w:val="en-CA"/>
          <w:rPrChange w:id="2397" w:author="QC" w:date="2026-07-02T05:33:00Z">
            <w:rPr>
              <w:rFonts w:ascii="Arial" w:hAnsi="Arial"/>
              <w:sz w:val="23"/>
            </w:rPr>
          </w:rPrChange>
        </w:rPr>
        <w:t>Road at this, um, wine place.  They make the wine and it was a great job 'cause you could walk down there and then they gave</w:t>
      </w:r>
      <w:r w:rsidR="00865609" w:rsidRPr="002A3F64">
        <w:rPr>
          <w:rFonts w:ascii="Arial" w:hAnsi="Arial"/>
          <w:sz w:val="23"/>
          <w:lang w:val="en-CA"/>
          <w:rPrChange w:id="2398" w:author="QC" w:date="2026-07-02T05:33:00Z">
            <w:rPr>
              <w:rFonts w:ascii="Arial" w:hAnsi="Arial"/>
              <w:sz w:val="23"/>
            </w:rPr>
          </w:rPrChange>
        </w:rPr>
        <w:t>-, t</w:t>
      </w:r>
      <w:r w:rsidR="00955D02" w:rsidRPr="002A3F64">
        <w:rPr>
          <w:rFonts w:ascii="Arial" w:hAnsi="Arial"/>
          <w:sz w:val="23"/>
          <w:lang w:val="en-CA"/>
          <w:rPrChange w:id="2399" w:author="QC" w:date="2026-07-02T05:33:00Z">
            <w:rPr>
              <w:rFonts w:ascii="Arial" w:hAnsi="Arial"/>
              <w:sz w:val="23"/>
            </w:rPr>
          </w:rPrChange>
        </w:rPr>
        <w:t>he guy made</w:t>
      </w:r>
      <w:r w:rsidR="00865609" w:rsidRPr="002A3F64">
        <w:rPr>
          <w:rFonts w:ascii="Arial" w:hAnsi="Arial"/>
          <w:sz w:val="23"/>
          <w:lang w:val="en-CA"/>
          <w:rPrChange w:id="2400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2401" w:author="QC" w:date="2026-07-02T05:33:00Z">
            <w:rPr>
              <w:rFonts w:ascii="Arial" w:hAnsi="Arial"/>
              <w:sz w:val="23"/>
            </w:rPr>
          </w:rPrChange>
        </w:rPr>
        <w:t>gave them all lunch.  And that was some kind of wine producing, bottling thing, but of course he'd quit that.  He quit everything.</w:t>
      </w:r>
    </w:p>
    <w:p w14:paraId="4AE8E364" w14:textId="2E542873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0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03" w:author="QC" w:date="2026-07-02T05:33:00Z">
            <w:rPr>
              <w:rFonts w:ascii="Arial" w:hAnsi="Arial"/>
              <w:sz w:val="23"/>
            </w:rPr>
          </w:rPrChange>
        </w:rPr>
        <w:lastRenderedPageBreak/>
        <w:t>BRIGGS:</w:t>
      </w:r>
      <w:r w:rsidR="00955D02" w:rsidRPr="002A3F64">
        <w:rPr>
          <w:rFonts w:ascii="Arial" w:hAnsi="Arial"/>
          <w:sz w:val="23"/>
          <w:lang w:val="en-CA"/>
          <w:rPrChange w:id="2404" w:author="QC" w:date="2026-07-02T05:33:00Z">
            <w:rPr>
              <w:rFonts w:ascii="Arial" w:hAnsi="Arial"/>
              <w:sz w:val="23"/>
            </w:rPr>
          </w:rPrChange>
        </w:rPr>
        <w:tab/>
      </w:r>
      <w:ins w:id="2405" w:author="QC" w:date="2026-07-02T05:33:00Z">
        <w:r w:rsidR="00260E0A" w:rsidRPr="002A3F64">
          <w:rPr>
            <w:rFonts w:ascii="Arial" w:hAnsi="Arial" w:cs="Arial"/>
            <w:bCs/>
            <w:sz w:val="23"/>
            <w:lang w:val="en-CA"/>
          </w:rPr>
          <w:t xml:space="preserve">Okay.  </w:t>
        </w:r>
      </w:ins>
      <w:r w:rsidR="00955D02" w:rsidRPr="002A3F64">
        <w:rPr>
          <w:rFonts w:ascii="Arial" w:hAnsi="Arial"/>
          <w:sz w:val="23"/>
          <w:lang w:val="en-CA"/>
          <w:rPrChange w:id="2406" w:author="QC" w:date="2026-07-02T05:33:00Z">
            <w:rPr>
              <w:rFonts w:ascii="Arial" w:hAnsi="Arial"/>
              <w:sz w:val="23"/>
            </w:rPr>
          </w:rPrChange>
        </w:rPr>
        <w:t>Has, has Jen ever expressed any concerns for her safety and wellbeing around Andrew or, or any of</w:t>
      </w:r>
      <w:r w:rsidR="00302103" w:rsidRPr="002A3F64">
        <w:rPr>
          <w:rFonts w:ascii="Arial" w:hAnsi="Arial"/>
          <w:sz w:val="23"/>
          <w:lang w:val="en-CA"/>
          <w:rPrChange w:id="2407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2408" w:author="QC" w:date="2026-07-02T05:33:00Z">
            <w:rPr>
              <w:rFonts w:ascii="Arial" w:hAnsi="Arial"/>
              <w:sz w:val="23"/>
            </w:rPr>
          </w:rPrChange>
        </w:rPr>
        <w:t>anybody there?</w:t>
      </w:r>
    </w:p>
    <w:p w14:paraId="63685F4C" w14:textId="77777777" w:rsidR="00302103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0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1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411" w:author="QC" w:date="2026-07-02T05:33:00Z">
            <w:rPr>
              <w:rFonts w:ascii="Arial" w:hAnsi="Arial"/>
              <w:sz w:val="23"/>
            </w:rPr>
          </w:rPrChange>
        </w:rPr>
        <w:tab/>
        <w:t>Well, she told me the hell that</w:t>
      </w:r>
      <w:r w:rsidR="00302103" w:rsidRPr="002A3F64">
        <w:rPr>
          <w:rFonts w:ascii="Arial" w:hAnsi="Arial"/>
          <w:sz w:val="23"/>
          <w:lang w:val="en-CA"/>
          <w:rPrChange w:id="2412" w:author="QC" w:date="2026-07-02T05:33:00Z">
            <w:rPr>
              <w:rFonts w:ascii="Arial" w:hAnsi="Arial"/>
              <w:sz w:val="23"/>
            </w:rPr>
          </w:rPrChange>
        </w:rPr>
        <w:t>-, s</w:t>
      </w:r>
      <w:r w:rsidR="00955D02" w:rsidRPr="002A3F64">
        <w:rPr>
          <w:rFonts w:ascii="Arial" w:hAnsi="Arial"/>
          <w:sz w:val="23"/>
          <w:lang w:val="en-CA"/>
          <w:rPrChange w:id="2413" w:author="QC" w:date="2026-07-02T05:33:00Z">
            <w:rPr>
              <w:rFonts w:ascii="Arial" w:hAnsi="Arial"/>
              <w:sz w:val="23"/>
            </w:rPr>
          </w:rPrChange>
        </w:rPr>
        <w:t xml:space="preserve">he said George was born on a kitchen table and she told me that George saw, I don't know, maybe a brother or an aunt or an uncle be killed, um, </w:t>
      </w:r>
    </w:p>
    <w:p w14:paraId="361CDCFF" w14:textId="5BE27D76" w:rsidR="00955D02" w:rsidRPr="002A3F64" w:rsidRDefault="00302103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1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15" w:author="QC" w:date="2026-07-02T05:33:00Z">
            <w:rPr>
              <w:rFonts w:ascii="Arial" w:hAnsi="Arial"/>
              <w:sz w:val="23"/>
            </w:rPr>
          </w:rPrChange>
        </w:rPr>
        <w:t>00:40</w:t>
      </w:r>
      <w:r w:rsidRPr="002A3F64">
        <w:rPr>
          <w:rFonts w:ascii="Arial" w:hAnsi="Arial"/>
          <w:sz w:val="23"/>
          <w:lang w:val="en-CA"/>
          <w:rPrChange w:id="2416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2417" w:author="QC" w:date="2026-07-02T05:33:00Z">
            <w:rPr>
              <w:rFonts w:ascii="Arial" w:hAnsi="Arial"/>
              <w:sz w:val="23"/>
            </w:rPr>
          </w:rPrChange>
        </w:rPr>
        <w:t>but she didn't say anything about her safety.  She</w:t>
      </w:r>
      <w:r w:rsidRPr="002A3F64">
        <w:rPr>
          <w:rFonts w:ascii="Arial" w:hAnsi="Arial"/>
          <w:sz w:val="23"/>
          <w:lang w:val="en-CA"/>
          <w:rPrChange w:id="2418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2419" w:author="QC" w:date="2026-07-02T05:33:00Z">
            <w:rPr>
              <w:rFonts w:ascii="Arial" w:hAnsi="Arial"/>
              <w:sz w:val="23"/>
            </w:rPr>
          </w:rPrChange>
        </w:rPr>
        <w:t>I mean, I begged her to come and stay at our house</w:t>
      </w:r>
      <w:ins w:id="2420" w:author="QC" w:date="2026-07-02T05:33:00Z">
        <w:r w:rsidR="00260E0A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421" w:author="QC" w:date="2026-07-02T05:33:00Z">
            <w:rPr>
              <w:rFonts w:ascii="Arial" w:hAnsi="Arial"/>
              <w:sz w:val="23"/>
            </w:rPr>
          </w:rPrChange>
        </w:rPr>
        <w:t xml:space="preserve"> like </w:t>
      </w:r>
      <w:del w:id="2422" w:author="QC" w:date="2026-07-02T05:33:00Z">
        <w:r>
          <w:rPr>
            <w:rFonts w:ascii="Arial" w:hAnsi="Arial" w:cs="Arial"/>
            <w:bCs/>
            <w:sz w:val="23"/>
          </w:rPr>
          <w:delText>c</w:delText>
        </w:r>
        <w:r w:rsidR="00955D02" w:rsidRPr="00955D02">
          <w:rPr>
            <w:rFonts w:ascii="Arial" w:hAnsi="Arial" w:cs="Arial"/>
            <w:bCs/>
            <w:sz w:val="23"/>
          </w:rPr>
          <w:delText>ome</w:delText>
        </w:r>
        <w:r>
          <w:rPr>
            <w:rFonts w:ascii="Arial" w:hAnsi="Arial" w:cs="Arial"/>
            <w:bCs/>
            <w:sz w:val="23"/>
          </w:rPr>
          <w:delText>,</w:delText>
        </w:r>
      </w:del>
      <w:ins w:id="2423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c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</w:t>
        </w:r>
        <w:r w:rsidR="00260E0A" w:rsidRPr="002A3F64">
          <w:rPr>
            <w:rFonts w:ascii="Arial" w:hAnsi="Arial" w:cs="Arial"/>
            <w:bCs/>
            <w:sz w:val="23"/>
            <w:lang w:val="en-CA"/>
          </w:rPr>
          <w:t>-</w:t>
        </w:r>
        <w:r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Pr="002A3F64">
        <w:rPr>
          <w:rFonts w:ascii="Arial" w:hAnsi="Arial"/>
          <w:sz w:val="23"/>
          <w:lang w:val="en-CA"/>
          <w:rPrChange w:id="2424" w:author="QC" w:date="2026-07-02T05:33:00Z">
            <w:rPr>
              <w:rFonts w:ascii="Arial" w:hAnsi="Arial"/>
              <w:sz w:val="23"/>
            </w:rPr>
          </w:rPrChange>
        </w:rPr>
        <w:t xml:space="preserve"> w</w:t>
      </w:r>
      <w:r w:rsidR="00955D02" w:rsidRPr="002A3F64">
        <w:rPr>
          <w:rFonts w:ascii="Arial" w:hAnsi="Arial"/>
          <w:sz w:val="23"/>
          <w:lang w:val="en-CA"/>
          <w:rPrChange w:id="2425" w:author="QC" w:date="2026-07-02T05:33:00Z">
            <w:rPr>
              <w:rFonts w:ascii="Arial" w:hAnsi="Arial"/>
              <w:sz w:val="23"/>
            </w:rPr>
          </w:rPrChange>
        </w:rPr>
        <w:t>e've got downstairs</w:t>
      </w:r>
      <w:ins w:id="2426" w:author="QC" w:date="2026-07-02T05:33:00Z">
        <w:r w:rsidR="00260E0A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Pr="002A3F64">
        <w:rPr>
          <w:rFonts w:ascii="Arial" w:hAnsi="Arial"/>
          <w:sz w:val="23"/>
          <w:lang w:val="en-CA"/>
          <w:rPrChange w:id="2427" w:author="QC" w:date="2026-07-02T05:33:00Z">
            <w:rPr>
              <w:rFonts w:ascii="Arial" w:hAnsi="Arial"/>
              <w:sz w:val="23"/>
            </w:rPr>
          </w:rPrChange>
        </w:rPr>
        <w:t xml:space="preserve"> b</w:t>
      </w:r>
      <w:r w:rsidR="00955D02" w:rsidRPr="002A3F64">
        <w:rPr>
          <w:rFonts w:ascii="Arial" w:hAnsi="Arial"/>
          <w:sz w:val="23"/>
          <w:lang w:val="en-CA"/>
          <w:rPrChange w:id="2428" w:author="QC" w:date="2026-07-02T05:33:00Z">
            <w:rPr>
              <w:rFonts w:ascii="Arial" w:hAnsi="Arial"/>
              <w:sz w:val="23"/>
            </w:rPr>
          </w:rPrChange>
        </w:rPr>
        <w:t>ut she wouldn't come.</w:t>
      </w:r>
    </w:p>
    <w:p w14:paraId="0C56FC2E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2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3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431" w:author="QC" w:date="2026-07-02T05:33:00Z">
            <w:rPr>
              <w:rFonts w:ascii="Arial" w:hAnsi="Arial"/>
              <w:sz w:val="23"/>
            </w:rPr>
          </w:rPrChange>
        </w:rPr>
        <w:tab/>
        <w:t>Okay.  Um, have you ever seen her with any injuries or</w:t>
      </w:r>
      <w:r w:rsidR="00302103" w:rsidRPr="002A3F64">
        <w:rPr>
          <w:rFonts w:ascii="Arial" w:hAnsi="Arial"/>
          <w:sz w:val="23"/>
          <w:lang w:val="en-CA"/>
          <w:rPrChange w:id="2432" w:author="QC" w:date="2026-07-02T05:33:00Z">
            <w:rPr>
              <w:rFonts w:ascii="Arial" w:hAnsi="Arial"/>
              <w:sz w:val="23"/>
            </w:rPr>
          </w:rPrChange>
        </w:rPr>
        <w:t>?</w:t>
      </w:r>
    </w:p>
    <w:p w14:paraId="00152684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3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3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435" w:author="QC" w:date="2026-07-02T05:33:00Z">
            <w:rPr>
              <w:rFonts w:ascii="Arial" w:hAnsi="Arial"/>
              <w:sz w:val="23"/>
            </w:rPr>
          </w:rPrChange>
        </w:rPr>
        <w:tab/>
        <w:t xml:space="preserve">Only the one she has with </w:t>
      </w:r>
      <w:r w:rsidR="00DA3BF6" w:rsidRPr="002A3F64">
        <w:rPr>
          <w:rFonts w:ascii="Arial" w:hAnsi="Arial"/>
          <w:sz w:val="23"/>
          <w:lang w:val="en-CA"/>
          <w:rPrChange w:id="2436" w:author="QC" w:date="2026-07-02T05:33:00Z">
            <w:rPr>
              <w:rFonts w:ascii="Arial" w:hAnsi="Arial"/>
              <w:sz w:val="23"/>
            </w:rPr>
          </w:rPrChange>
        </w:rPr>
        <w:t>t</w:t>
      </w:r>
      <w:r w:rsidR="00955D02" w:rsidRPr="002A3F64">
        <w:rPr>
          <w:rFonts w:ascii="Arial" w:hAnsi="Arial"/>
          <w:sz w:val="23"/>
          <w:lang w:val="en-CA"/>
          <w:rPrChange w:id="2437" w:author="QC" w:date="2026-07-02T05:33:00Z">
            <w:rPr>
              <w:rFonts w:ascii="Arial" w:hAnsi="Arial"/>
              <w:sz w:val="23"/>
            </w:rPr>
          </w:rPrChange>
        </w:rPr>
        <w:t>ennis.</w:t>
      </w:r>
    </w:p>
    <w:p w14:paraId="4673331A" w14:textId="1AF40351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3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39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440" w:author="QC" w:date="2026-07-02T05:33:00Z">
            <w:rPr>
              <w:rFonts w:ascii="Arial" w:hAnsi="Arial"/>
              <w:sz w:val="23"/>
            </w:rPr>
          </w:rPrChange>
        </w:rPr>
        <w:tab/>
        <w:t>Okay</w:t>
      </w:r>
      <w:del w:id="244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so</w:delText>
        </w:r>
      </w:del>
      <w:ins w:id="2442" w:author="QC" w:date="2026-07-02T05:33:00Z">
        <w:r w:rsidR="00290332" w:rsidRPr="002A3F64">
          <w:rPr>
            <w:rFonts w:ascii="Arial" w:hAnsi="Arial" w:cs="Arial"/>
            <w:bCs/>
            <w:sz w:val="23"/>
            <w:lang w:val="en-CA"/>
          </w:rPr>
          <w:t>.  S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</w:t>
        </w:r>
      </w:ins>
      <w:r w:rsidR="00955D02" w:rsidRPr="002A3F64">
        <w:rPr>
          <w:rFonts w:ascii="Arial" w:hAnsi="Arial"/>
          <w:sz w:val="23"/>
          <w:lang w:val="en-CA"/>
          <w:rPrChange w:id="2443" w:author="QC" w:date="2026-07-02T05:33:00Z">
            <w:rPr>
              <w:rFonts w:ascii="Arial" w:hAnsi="Arial"/>
              <w:sz w:val="23"/>
            </w:rPr>
          </w:rPrChange>
        </w:rPr>
        <w:t>, uh, nothing that</w:t>
      </w:r>
      <w:ins w:id="2444" w:author="QC" w:date="2026-07-02T05:33:00Z">
        <w:r w:rsidR="00290332" w:rsidRPr="002A3F64">
          <w:rPr>
            <w:rFonts w:ascii="Arial" w:hAnsi="Arial" w:cs="Arial"/>
            <w:bCs/>
            <w:sz w:val="23"/>
            <w:lang w:val="en-CA"/>
          </w:rPr>
          <w:t>-,</w:t>
        </w:r>
      </w:ins>
      <w:r w:rsidR="00955D02" w:rsidRPr="002A3F64">
        <w:rPr>
          <w:rFonts w:ascii="Arial" w:hAnsi="Arial"/>
          <w:sz w:val="23"/>
          <w:lang w:val="en-CA"/>
          <w:rPrChange w:id="2445" w:author="QC" w:date="2026-07-02T05:33:00Z">
            <w:rPr>
              <w:rFonts w:ascii="Arial" w:hAnsi="Arial"/>
              <w:sz w:val="23"/>
            </w:rPr>
          </w:rPrChange>
        </w:rPr>
        <w:t xml:space="preserve"> there was anything physical between her and Andrew or anybody else?</w:t>
      </w:r>
    </w:p>
    <w:p w14:paraId="4C7C392C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4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4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448" w:author="QC" w:date="2026-07-02T05:33:00Z">
            <w:rPr>
              <w:rFonts w:ascii="Arial" w:hAnsi="Arial"/>
              <w:sz w:val="23"/>
            </w:rPr>
          </w:rPrChange>
        </w:rPr>
        <w:tab/>
        <w:t>No, but I did</w:t>
      </w:r>
      <w:r w:rsidR="00DA3BF6" w:rsidRPr="002A3F64">
        <w:rPr>
          <w:rFonts w:ascii="Arial" w:hAnsi="Arial"/>
          <w:sz w:val="23"/>
          <w:lang w:val="en-CA"/>
          <w:rPrChange w:id="2449" w:author="QC" w:date="2026-07-02T05:33:00Z">
            <w:rPr>
              <w:rFonts w:ascii="Arial" w:hAnsi="Arial"/>
              <w:sz w:val="23"/>
            </w:rPr>
          </w:rPrChange>
        </w:rPr>
        <w:t>-, s</w:t>
      </w:r>
      <w:r w:rsidR="00955D02" w:rsidRPr="002A3F64">
        <w:rPr>
          <w:rFonts w:ascii="Arial" w:hAnsi="Arial"/>
          <w:sz w:val="23"/>
          <w:lang w:val="en-CA"/>
          <w:rPrChange w:id="2450" w:author="QC" w:date="2026-07-02T05:33:00Z">
            <w:rPr>
              <w:rFonts w:ascii="Arial" w:hAnsi="Arial"/>
              <w:sz w:val="23"/>
            </w:rPr>
          </w:rPrChange>
        </w:rPr>
        <w:t>he did tell me that she was upstairs and she heard Basil and George in the hot tub and she</w:t>
      </w:r>
      <w:r w:rsidR="00DA3BF6" w:rsidRPr="002A3F64">
        <w:rPr>
          <w:rFonts w:ascii="Arial" w:hAnsi="Arial"/>
          <w:sz w:val="23"/>
          <w:lang w:val="en-CA"/>
          <w:rPrChange w:id="2451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2452" w:author="QC" w:date="2026-07-02T05:33:00Z">
            <w:rPr>
              <w:rFonts w:ascii="Arial" w:hAnsi="Arial"/>
              <w:sz w:val="23"/>
            </w:rPr>
          </w:rPrChange>
        </w:rPr>
        <w:t xml:space="preserve">and Basil was like saying, Jen is a fucking asshole and you </w:t>
      </w:r>
      <w:r w:rsidR="009977C8" w:rsidRPr="002A3F64">
        <w:rPr>
          <w:rFonts w:ascii="Arial" w:hAnsi="Arial"/>
          <w:sz w:val="23"/>
          <w:lang w:val="en-CA"/>
          <w:rPrChange w:id="2453" w:author="QC" w:date="2026-07-02T05:33:00Z">
            <w:rPr>
              <w:rFonts w:ascii="Arial" w:hAnsi="Arial"/>
              <w:sz w:val="23"/>
            </w:rPr>
          </w:rPrChange>
        </w:rPr>
        <w:t>got to</w:t>
      </w:r>
      <w:r w:rsidR="00955D02" w:rsidRPr="002A3F64">
        <w:rPr>
          <w:rFonts w:ascii="Arial" w:hAnsi="Arial"/>
          <w:sz w:val="23"/>
          <w:lang w:val="en-CA"/>
          <w:rPrChange w:id="2454" w:author="QC" w:date="2026-07-02T05:33:00Z">
            <w:rPr>
              <w:rFonts w:ascii="Arial" w:hAnsi="Arial"/>
              <w:sz w:val="23"/>
            </w:rPr>
          </w:rPrChange>
        </w:rPr>
        <w:t xml:space="preserve"> get rid of her.  She's doing this to our family and, and I'm</w:t>
      </w:r>
      <w:r w:rsidR="00DA3BF6" w:rsidRPr="002A3F64">
        <w:rPr>
          <w:rFonts w:ascii="Arial" w:hAnsi="Arial"/>
          <w:sz w:val="23"/>
          <w:lang w:val="en-CA"/>
          <w:rPrChange w:id="2455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2456" w:author="QC" w:date="2026-07-02T05:33:00Z">
            <w:rPr>
              <w:rFonts w:ascii="Arial" w:hAnsi="Arial"/>
              <w:sz w:val="23"/>
            </w:rPr>
          </w:rPrChange>
        </w:rPr>
        <w:t>I know she told me all about that, so she knew that the boys didn't like her.</w:t>
      </w:r>
    </w:p>
    <w:p w14:paraId="54AA347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5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5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459" w:author="QC" w:date="2026-07-02T05:33:00Z">
            <w:rPr>
              <w:rFonts w:ascii="Arial" w:hAnsi="Arial"/>
              <w:sz w:val="23"/>
            </w:rPr>
          </w:rPrChange>
        </w:rPr>
        <w:tab/>
        <w:t>All right.  Has Basil talked to George?</w:t>
      </w:r>
    </w:p>
    <w:p w14:paraId="20AB66CA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6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6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462" w:author="QC" w:date="2026-07-02T05:33:00Z">
            <w:rPr>
              <w:rFonts w:ascii="Arial" w:hAnsi="Arial"/>
              <w:sz w:val="23"/>
            </w:rPr>
          </w:rPrChange>
        </w:rPr>
        <w:tab/>
        <w:t>That was</w:t>
      </w:r>
      <w:r w:rsidR="00DA3BF6" w:rsidRPr="002A3F64">
        <w:rPr>
          <w:rFonts w:ascii="Arial" w:hAnsi="Arial"/>
          <w:sz w:val="23"/>
          <w:lang w:val="en-CA"/>
          <w:rPrChange w:id="2463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6A9317A4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6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6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466" w:author="QC" w:date="2026-07-02T05:33:00Z">
            <w:rPr>
              <w:rFonts w:ascii="Arial" w:hAnsi="Arial"/>
              <w:sz w:val="23"/>
            </w:rPr>
          </w:rPrChange>
        </w:rPr>
        <w:tab/>
        <w:t>When was that?</w:t>
      </w:r>
    </w:p>
    <w:p w14:paraId="27FEDAA0" w14:textId="1E300009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6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6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469" w:author="QC" w:date="2026-07-02T05:33:00Z">
            <w:rPr>
              <w:rFonts w:ascii="Arial" w:hAnsi="Arial"/>
              <w:sz w:val="23"/>
            </w:rPr>
          </w:rPrChange>
        </w:rPr>
        <w:tab/>
      </w:r>
      <w:del w:id="247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Hmm.  Could</w:delText>
        </w:r>
      </w:del>
      <w:ins w:id="2471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Hm</w:t>
        </w:r>
        <w:r w:rsidR="00290332" w:rsidRPr="002A3F64">
          <w:rPr>
            <w:rFonts w:ascii="Arial" w:hAnsi="Arial" w:cs="Arial"/>
            <w:bCs/>
            <w:sz w:val="23"/>
            <w:lang w:val="en-CA"/>
          </w:rPr>
          <w:t>, c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ould</w:t>
        </w:r>
      </w:ins>
      <w:r w:rsidR="00955D02" w:rsidRPr="002A3F64">
        <w:rPr>
          <w:rFonts w:ascii="Arial" w:hAnsi="Arial"/>
          <w:sz w:val="23"/>
          <w:lang w:val="en-CA"/>
          <w:rPrChange w:id="2472" w:author="QC" w:date="2026-07-02T05:33:00Z">
            <w:rPr>
              <w:rFonts w:ascii="Arial" w:hAnsi="Arial"/>
              <w:sz w:val="23"/>
            </w:rPr>
          </w:rPrChange>
        </w:rPr>
        <w:t xml:space="preserve"> have been last fall again.</w:t>
      </w:r>
    </w:p>
    <w:p w14:paraId="7716031D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7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7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475" w:author="QC" w:date="2026-07-02T05:33:00Z">
            <w:rPr>
              <w:rFonts w:ascii="Arial" w:hAnsi="Arial"/>
              <w:sz w:val="23"/>
            </w:rPr>
          </w:rPrChange>
        </w:rPr>
        <w:tab/>
        <w:t>Okay.  Is there any-</w:t>
      </w:r>
      <w:r w:rsidR="00DA3BF6" w:rsidRPr="002A3F64">
        <w:rPr>
          <w:rFonts w:ascii="Arial" w:hAnsi="Arial"/>
          <w:sz w:val="23"/>
          <w:lang w:val="en-CA"/>
          <w:rPrChange w:id="2476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2477" w:author="QC" w:date="2026-07-02T05:33:00Z">
            <w:rPr>
              <w:rFonts w:ascii="Arial" w:hAnsi="Arial"/>
              <w:sz w:val="23"/>
            </w:rPr>
          </w:rPrChange>
        </w:rPr>
        <w:t xml:space="preserve"> anything that she shared with regards to anybody else?  When you say the boys didn't like her</w:t>
      </w:r>
      <w:r w:rsidR="00CE229E" w:rsidRPr="002A3F64">
        <w:rPr>
          <w:rFonts w:ascii="Arial" w:hAnsi="Arial"/>
          <w:sz w:val="23"/>
          <w:lang w:val="en-CA"/>
          <w:rPrChange w:id="2478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479" w:author="QC" w:date="2026-07-02T05:33:00Z">
            <w:rPr>
              <w:rFonts w:ascii="Arial" w:hAnsi="Arial"/>
              <w:sz w:val="23"/>
            </w:rPr>
          </w:rPrChange>
        </w:rPr>
        <w:t>ou're saying</w:t>
      </w:r>
      <w:r w:rsidR="00DA3BF6" w:rsidRPr="002A3F64">
        <w:rPr>
          <w:rFonts w:ascii="Arial" w:hAnsi="Arial"/>
          <w:sz w:val="23"/>
          <w:lang w:val="en-CA"/>
          <w:rPrChange w:id="2480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22826B52" w14:textId="327E294B" w:rsidR="00DA3BF6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8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82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483" w:author="QC" w:date="2026-07-02T05:33:00Z">
            <w:rPr>
              <w:rFonts w:ascii="Arial" w:hAnsi="Arial"/>
              <w:sz w:val="23"/>
            </w:rPr>
          </w:rPrChange>
        </w:rPr>
        <w:tab/>
        <w:t>Oh</w:t>
      </w:r>
      <w:del w:id="248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. </w:delText>
        </w:r>
      </w:del>
      <w:ins w:id="2485" w:author="QC" w:date="2026-07-02T05:33:00Z">
        <w:r w:rsidR="0029033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290332" w:rsidRPr="002A3F64">
        <w:rPr>
          <w:rFonts w:ascii="Arial" w:hAnsi="Arial"/>
          <w:sz w:val="23"/>
          <w:lang w:val="en-CA"/>
          <w:rPrChange w:id="2486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487" w:author="QC" w:date="2026-07-02T05:33:00Z">
            <w:rPr>
              <w:rFonts w:ascii="Arial" w:hAnsi="Arial"/>
              <w:sz w:val="23"/>
            </w:rPr>
          </w:rPrChange>
        </w:rPr>
        <w:t xml:space="preserve">Mason did.  She talked to Mason about the dysfunction </w:t>
      </w:r>
    </w:p>
    <w:p w14:paraId="005BDEF7" w14:textId="77777777" w:rsidR="00955D02" w:rsidRPr="002A3F64" w:rsidRDefault="00DA3BF6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8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89" w:author="QC" w:date="2026-07-02T05:33:00Z">
            <w:rPr>
              <w:rFonts w:ascii="Arial" w:hAnsi="Arial"/>
              <w:sz w:val="23"/>
            </w:rPr>
          </w:rPrChange>
        </w:rPr>
        <w:t>00:41</w:t>
      </w:r>
      <w:r w:rsidRPr="002A3F64">
        <w:rPr>
          <w:rFonts w:ascii="Arial" w:hAnsi="Arial"/>
          <w:sz w:val="23"/>
          <w:lang w:val="en-CA"/>
          <w:rPrChange w:id="2490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2491" w:author="QC" w:date="2026-07-02T05:33:00Z">
            <w:rPr>
              <w:rFonts w:ascii="Arial" w:hAnsi="Arial"/>
              <w:sz w:val="23"/>
            </w:rPr>
          </w:rPrChange>
        </w:rPr>
        <w:t>of the</w:t>
      </w:r>
      <w:r w:rsidRPr="002A3F64">
        <w:rPr>
          <w:rFonts w:ascii="Arial" w:hAnsi="Arial"/>
          <w:sz w:val="23"/>
          <w:lang w:val="en-CA"/>
          <w:rPrChange w:id="2492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2493" w:author="QC" w:date="2026-07-02T05:33:00Z">
            <w:rPr>
              <w:rFonts w:ascii="Arial" w:hAnsi="Arial"/>
              <w:sz w:val="23"/>
            </w:rPr>
          </w:rPrChange>
        </w:rPr>
        <w:t>her bro-</w:t>
      </w:r>
      <w:r w:rsidRPr="002A3F64">
        <w:rPr>
          <w:rFonts w:ascii="Arial" w:hAnsi="Arial"/>
          <w:sz w:val="23"/>
          <w:lang w:val="en-CA"/>
          <w:rPrChange w:id="2494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2495" w:author="QC" w:date="2026-07-02T05:33:00Z">
            <w:rPr>
              <w:rFonts w:ascii="Arial" w:hAnsi="Arial"/>
              <w:sz w:val="23"/>
            </w:rPr>
          </w:rPrChange>
        </w:rPr>
        <w:t xml:space="preserve"> the brothers.</w:t>
      </w:r>
    </w:p>
    <w:p w14:paraId="5F8569B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9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497" w:author="QC" w:date="2026-07-02T05:33:00Z">
            <w:rPr>
              <w:rFonts w:ascii="Arial" w:hAnsi="Arial"/>
              <w:sz w:val="23"/>
            </w:rPr>
          </w:rPrChange>
        </w:rPr>
        <w:lastRenderedPageBreak/>
        <w:t>BRIGGS:</w:t>
      </w:r>
      <w:r w:rsidR="00955D02" w:rsidRPr="002A3F64">
        <w:rPr>
          <w:rFonts w:ascii="Arial" w:hAnsi="Arial"/>
          <w:sz w:val="23"/>
          <w:lang w:val="en-CA"/>
          <w:rPrChange w:id="2498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1C35965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49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0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501" w:author="QC" w:date="2026-07-02T05:33:00Z">
            <w:rPr>
              <w:rFonts w:ascii="Arial" w:hAnsi="Arial"/>
              <w:sz w:val="23"/>
            </w:rPr>
          </w:rPrChange>
        </w:rPr>
        <w:tab/>
        <w:t>So Mason had moved out and she talked to me about he's got a girlfriend, he's got his life together and he understands.  Um, but</w:t>
      </w:r>
      <w:r w:rsidR="00CE229E" w:rsidRPr="002A3F64">
        <w:rPr>
          <w:rFonts w:ascii="Arial" w:hAnsi="Arial"/>
          <w:sz w:val="23"/>
          <w:lang w:val="en-CA"/>
          <w:rPrChange w:id="2502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503" w:author="QC" w:date="2026-07-02T05:33:00Z">
            <w:rPr>
              <w:rFonts w:ascii="Arial" w:hAnsi="Arial"/>
              <w:sz w:val="23"/>
            </w:rPr>
          </w:rPrChange>
        </w:rPr>
        <w:t>ou know, there were no boundaries set.</w:t>
      </w:r>
    </w:p>
    <w:p w14:paraId="4ED4FE9D" w14:textId="77777777" w:rsidR="00291F28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0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0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506" w:author="QC" w:date="2026-07-02T05:33:00Z">
            <w:rPr>
              <w:rFonts w:ascii="Arial" w:hAnsi="Arial"/>
              <w:sz w:val="23"/>
            </w:rPr>
          </w:rPrChange>
        </w:rPr>
        <w:tab/>
        <w:t>All right.</w:t>
      </w:r>
    </w:p>
    <w:p w14:paraId="5C38AEAA" w14:textId="77777777" w:rsidR="00291F28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0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0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291F28" w:rsidRPr="002A3F64">
        <w:rPr>
          <w:rFonts w:ascii="Arial" w:hAnsi="Arial"/>
          <w:sz w:val="23"/>
          <w:lang w:val="en-CA"/>
          <w:rPrChange w:id="2509" w:author="QC" w:date="2026-07-02T05:33:00Z">
            <w:rPr>
              <w:rFonts w:ascii="Arial" w:hAnsi="Arial"/>
              <w:sz w:val="23"/>
            </w:rPr>
          </w:rPrChange>
        </w:rPr>
        <w:tab/>
        <w:t>Yeah.</w:t>
      </w:r>
    </w:p>
    <w:p w14:paraId="0591A39A" w14:textId="2D02FBC9" w:rsidR="00291F28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1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1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291F28" w:rsidRPr="002A3F64">
        <w:rPr>
          <w:rFonts w:ascii="Arial" w:hAnsi="Arial"/>
          <w:sz w:val="23"/>
          <w:lang w:val="en-CA"/>
          <w:rPrChange w:id="2512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2513" w:author="QC" w:date="2026-07-02T05:33:00Z">
            <w:rPr>
              <w:rFonts w:ascii="Arial" w:hAnsi="Arial"/>
              <w:sz w:val="23"/>
            </w:rPr>
          </w:rPrChange>
        </w:rPr>
        <w:t>Jennifer plays</w:t>
      </w:r>
      <w:del w:id="251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515" w:author="QC" w:date="2026-07-02T05:33:00Z">
        <w:r w:rsidR="00290332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516" w:author="QC" w:date="2026-07-02T05:33:00Z">
            <w:rPr>
              <w:rFonts w:ascii="Arial" w:hAnsi="Arial"/>
              <w:sz w:val="23"/>
            </w:rPr>
          </w:rPrChange>
        </w:rPr>
        <w:t xml:space="preserve"> um, she plays tennis at White Oaks.</w:t>
      </w:r>
    </w:p>
    <w:p w14:paraId="3F3DF761" w14:textId="77777777" w:rsidR="00291F28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1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1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291F28" w:rsidRPr="002A3F64">
        <w:rPr>
          <w:rFonts w:ascii="Arial" w:hAnsi="Arial"/>
          <w:sz w:val="23"/>
          <w:lang w:val="en-CA"/>
          <w:rPrChange w:id="2519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4748131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2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2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291F28" w:rsidRPr="002A3F64">
        <w:rPr>
          <w:rFonts w:ascii="Arial" w:hAnsi="Arial"/>
          <w:sz w:val="23"/>
          <w:lang w:val="en-CA"/>
          <w:rPrChange w:id="2522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2523" w:author="QC" w:date="2026-07-02T05:33:00Z">
            <w:rPr>
              <w:rFonts w:ascii="Arial" w:hAnsi="Arial"/>
              <w:sz w:val="23"/>
            </w:rPr>
          </w:rPrChange>
        </w:rPr>
        <w:t>You play there with her.</w:t>
      </w:r>
    </w:p>
    <w:p w14:paraId="331029F3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2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2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526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0E2620A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2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2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529" w:author="QC" w:date="2026-07-02T05:33:00Z">
            <w:rPr>
              <w:rFonts w:ascii="Arial" w:hAnsi="Arial"/>
              <w:sz w:val="23"/>
            </w:rPr>
          </w:rPrChange>
        </w:rPr>
        <w:tab/>
        <w:t>Um, she also takes classes there.</w:t>
      </w:r>
    </w:p>
    <w:p w14:paraId="67BF642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3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3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532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34733DC9" w14:textId="2A991096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3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3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535" w:author="QC" w:date="2026-07-02T05:33:00Z">
            <w:rPr>
              <w:rFonts w:ascii="Arial" w:hAnsi="Arial"/>
              <w:sz w:val="23"/>
            </w:rPr>
          </w:rPrChange>
        </w:rPr>
        <w:tab/>
        <w:t>All right.  When</w:t>
      </w:r>
      <w:r w:rsidR="00291F28" w:rsidRPr="002A3F64">
        <w:rPr>
          <w:rFonts w:ascii="Arial" w:hAnsi="Arial"/>
          <w:sz w:val="23"/>
          <w:lang w:val="en-CA"/>
          <w:rPrChange w:id="2536" w:author="QC" w:date="2026-07-02T05:33:00Z">
            <w:rPr>
              <w:rFonts w:ascii="Arial" w:hAnsi="Arial"/>
              <w:sz w:val="23"/>
            </w:rPr>
          </w:rPrChange>
        </w:rPr>
        <w:t>-, i</w:t>
      </w:r>
      <w:r w:rsidR="00955D02" w:rsidRPr="002A3F64">
        <w:rPr>
          <w:rFonts w:ascii="Arial" w:hAnsi="Arial"/>
          <w:sz w:val="23"/>
          <w:lang w:val="en-CA"/>
          <w:rPrChange w:id="2537" w:author="QC" w:date="2026-07-02T05:33:00Z">
            <w:rPr>
              <w:rFonts w:ascii="Arial" w:hAnsi="Arial"/>
              <w:sz w:val="23"/>
            </w:rPr>
          </w:rPrChange>
        </w:rPr>
        <w:t xml:space="preserve">f Jennifer was to go to tennis at White Oaks </w:t>
      </w:r>
      <w:del w:id="253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d</w:delText>
        </w:r>
        <w:r w:rsidR="00291F28">
          <w:rPr>
            <w:rFonts w:ascii="Arial" w:hAnsi="Arial" w:cs="Arial"/>
            <w:bCs/>
            <w:sz w:val="23"/>
          </w:rPr>
          <w:delText>o</w:delText>
        </w:r>
        <w:r w:rsidR="00955D02" w:rsidRPr="00955D02">
          <w:rPr>
            <w:rFonts w:ascii="Arial" w:hAnsi="Arial" w:cs="Arial"/>
            <w:bCs/>
            <w:sz w:val="23"/>
          </w:rPr>
          <w:delText>s-</w:delText>
        </w:r>
        <w:r w:rsidR="00291F28">
          <w:rPr>
            <w:rFonts w:ascii="Arial" w:hAnsi="Arial" w:cs="Arial"/>
            <w:bCs/>
            <w:sz w:val="23"/>
          </w:rPr>
          <w:delText>,</w:delText>
        </w:r>
      </w:del>
      <w:ins w:id="2539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d</w:t>
        </w:r>
        <w:r w:rsidR="00291F28" w:rsidRPr="002A3F64">
          <w:rPr>
            <w:rFonts w:ascii="Arial" w:hAnsi="Arial" w:cs="Arial"/>
            <w:bCs/>
            <w:sz w:val="23"/>
            <w:lang w:val="en-CA"/>
          </w:rPr>
          <w:t>o</w:t>
        </w:r>
        <w:r w:rsidR="00290332" w:rsidRPr="002A3F64">
          <w:rPr>
            <w:rFonts w:ascii="Arial" w:hAnsi="Arial" w:cs="Arial"/>
            <w:bCs/>
            <w:sz w:val="23"/>
            <w:lang w:val="en-CA"/>
          </w:rPr>
          <w:t>e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s</w:t>
        </w:r>
        <w:r w:rsidR="00291F28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540" w:author="QC" w:date="2026-07-02T05:33:00Z">
            <w:rPr>
              <w:rFonts w:ascii="Arial" w:hAnsi="Arial"/>
              <w:sz w:val="23"/>
            </w:rPr>
          </w:rPrChange>
        </w:rPr>
        <w:t xml:space="preserve"> does she go </w:t>
      </w:r>
      <w:r w:rsidR="00291F28" w:rsidRPr="002A3F64">
        <w:rPr>
          <w:rFonts w:ascii="Arial" w:hAnsi="Arial"/>
          <w:sz w:val="23"/>
          <w:lang w:val="en-CA"/>
          <w:rPrChange w:id="2541" w:author="QC" w:date="2026-07-02T05:33:00Z">
            <w:rPr>
              <w:rFonts w:ascii="Arial" w:hAnsi="Arial"/>
              <w:sz w:val="23"/>
            </w:rPr>
          </w:rPrChange>
        </w:rPr>
        <w:t>there dressed</w:t>
      </w:r>
      <w:del w:id="2542" w:author="QC" w:date="2026-07-02T05:33:00Z">
        <w:r w:rsidR="00291F28">
          <w:rPr>
            <w:rFonts w:ascii="Arial" w:hAnsi="Arial" w:cs="Arial"/>
            <w:bCs/>
            <w:sz w:val="23"/>
          </w:rPr>
          <w:delText>,</w:delText>
        </w:r>
      </w:del>
      <w:r w:rsidR="00291F28" w:rsidRPr="002A3F64">
        <w:rPr>
          <w:rFonts w:ascii="Arial" w:hAnsi="Arial"/>
          <w:sz w:val="23"/>
          <w:lang w:val="en-CA"/>
          <w:rPrChange w:id="2543" w:author="QC" w:date="2026-07-02T05:33:00Z">
            <w:rPr>
              <w:rFonts w:ascii="Arial" w:hAnsi="Arial"/>
              <w:sz w:val="23"/>
            </w:rPr>
          </w:rPrChange>
        </w:rPr>
        <w:t xml:space="preserve"> ready to play or…</w:t>
      </w:r>
    </w:p>
    <w:p w14:paraId="4416124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4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4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546" w:author="QC" w:date="2026-07-02T05:33:00Z">
            <w:rPr>
              <w:rFonts w:ascii="Arial" w:hAnsi="Arial"/>
              <w:sz w:val="23"/>
            </w:rPr>
          </w:rPrChange>
        </w:rPr>
        <w:tab/>
        <w:t>Um</w:t>
      </w:r>
      <w:r w:rsidR="00291F28" w:rsidRPr="002A3F64">
        <w:rPr>
          <w:rFonts w:ascii="Arial" w:hAnsi="Arial"/>
          <w:sz w:val="23"/>
          <w:lang w:val="en-CA"/>
          <w:rPrChange w:id="2547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1DC7E17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4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49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550" w:author="QC" w:date="2026-07-02T05:33:00Z">
            <w:rPr>
              <w:rFonts w:ascii="Arial" w:hAnsi="Arial"/>
              <w:sz w:val="23"/>
            </w:rPr>
          </w:rPrChange>
        </w:rPr>
        <w:tab/>
        <w:t>...would she change, she go there?</w:t>
      </w:r>
    </w:p>
    <w:p w14:paraId="5F8AA2AF" w14:textId="4D1E1738" w:rsidR="0029033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5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52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553" w:author="QC" w:date="2026-07-02T05:33:00Z">
            <w:rPr>
              <w:rFonts w:ascii="Arial" w:hAnsi="Arial"/>
              <w:sz w:val="23"/>
            </w:rPr>
          </w:rPrChange>
        </w:rPr>
        <w:tab/>
        <w:t>Yeah.  Often she</w:t>
      </w:r>
      <w:r w:rsidR="00291F28" w:rsidRPr="002A3F64">
        <w:rPr>
          <w:rFonts w:ascii="Arial" w:hAnsi="Arial"/>
          <w:sz w:val="23"/>
          <w:lang w:val="en-CA"/>
          <w:rPrChange w:id="2554" w:author="QC" w:date="2026-07-02T05:33:00Z">
            <w:rPr>
              <w:rFonts w:ascii="Arial" w:hAnsi="Arial"/>
              <w:sz w:val="23"/>
            </w:rPr>
          </w:rPrChange>
        </w:rPr>
        <w:t>-, w</w:t>
      </w:r>
      <w:r w:rsidR="00955D02" w:rsidRPr="002A3F64">
        <w:rPr>
          <w:rFonts w:ascii="Arial" w:hAnsi="Arial"/>
          <w:sz w:val="23"/>
          <w:lang w:val="en-CA"/>
          <w:rPrChange w:id="2555" w:author="QC" w:date="2026-07-02T05:33:00Z">
            <w:rPr>
              <w:rFonts w:ascii="Arial" w:hAnsi="Arial"/>
              <w:sz w:val="23"/>
            </w:rPr>
          </w:rPrChange>
        </w:rPr>
        <w:t>ell, she would go in the morning</w:t>
      </w:r>
      <w:r w:rsidR="00291F28" w:rsidRPr="002A3F64">
        <w:rPr>
          <w:rFonts w:ascii="Arial" w:hAnsi="Arial"/>
          <w:sz w:val="23"/>
          <w:lang w:val="en-CA"/>
          <w:rPrChange w:id="2556" w:author="QC" w:date="2026-07-02T05:33:00Z">
            <w:rPr>
              <w:rFonts w:ascii="Arial" w:hAnsi="Arial"/>
              <w:sz w:val="23"/>
            </w:rPr>
          </w:rPrChange>
        </w:rPr>
        <w:t xml:space="preserve">.  </w:t>
      </w:r>
      <w:r w:rsidR="00955D02" w:rsidRPr="002A3F64">
        <w:rPr>
          <w:rFonts w:ascii="Arial" w:hAnsi="Arial"/>
          <w:sz w:val="23"/>
          <w:lang w:val="en-CA"/>
          <w:rPrChange w:id="2557" w:author="QC" w:date="2026-07-02T05:33:00Z">
            <w:rPr>
              <w:rFonts w:ascii="Arial" w:hAnsi="Arial"/>
              <w:sz w:val="23"/>
            </w:rPr>
          </w:rPrChange>
        </w:rPr>
        <w:t xml:space="preserve">It depends if she played at </w:t>
      </w:r>
      <w:r w:rsidR="00291F28" w:rsidRPr="002A3F64">
        <w:rPr>
          <w:rFonts w:ascii="Arial" w:hAnsi="Arial"/>
          <w:sz w:val="23"/>
          <w:lang w:val="en-CA"/>
          <w:rPrChange w:id="2558" w:author="QC" w:date="2026-07-02T05:33:00Z">
            <w:rPr>
              <w:rFonts w:ascii="Arial" w:hAnsi="Arial"/>
              <w:sz w:val="23"/>
            </w:rPr>
          </w:rPrChange>
        </w:rPr>
        <w:t xml:space="preserve">nine </w:t>
      </w:r>
      <w:r w:rsidR="00955D02" w:rsidRPr="002A3F64">
        <w:rPr>
          <w:rFonts w:ascii="Arial" w:hAnsi="Arial"/>
          <w:sz w:val="23"/>
          <w:lang w:val="en-CA"/>
          <w:rPrChange w:id="2559" w:author="QC" w:date="2026-07-02T05:33:00Z">
            <w:rPr>
              <w:rFonts w:ascii="Arial" w:hAnsi="Arial"/>
              <w:sz w:val="23"/>
            </w:rPr>
          </w:rPrChange>
        </w:rPr>
        <w:t>and she'd go dressed, then she'd have a shower or she'd do a yoga class and then she'd do a Pilates and, um</w:t>
      </w:r>
      <w:r w:rsidR="00291F28" w:rsidRPr="002A3F64">
        <w:rPr>
          <w:rFonts w:ascii="Arial" w:hAnsi="Arial"/>
          <w:sz w:val="23"/>
          <w:lang w:val="en-CA"/>
          <w:rPrChange w:id="256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561" w:author="QC" w:date="2026-07-02T05:33:00Z">
            <w:rPr>
              <w:rFonts w:ascii="Arial" w:hAnsi="Arial"/>
              <w:sz w:val="23"/>
            </w:rPr>
          </w:rPrChange>
        </w:rPr>
        <w:t>eah, so we, we both play at Niagara-on-the-Lake</w:t>
      </w:r>
      <w:del w:id="256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St. David's, Welland Outdoor</w:delText>
        </w:r>
        <w:r w:rsidR="00CE229E">
          <w:rPr>
            <w:rFonts w:ascii="Arial" w:hAnsi="Arial" w:cs="Arial"/>
            <w:bCs/>
            <w:sz w:val="23"/>
          </w:rPr>
          <w:delText xml:space="preserve">, </w:delText>
        </w:r>
        <w:r w:rsidR="00291F28">
          <w:rPr>
            <w:rFonts w:ascii="Arial" w:hAnsi="Arial" w:cs="Arial"/>
            <w:bCs/>
            <w:sz w:val="23"/>
          </w:rPr>
          <w:delText>Y</w:delText>
        </w:r>
        <w:r w:rsidR="00291F28" w:rsidRPr="00955D02">
          <w:rPr>
            <w:rFonts w:ascii="Arial" w:hAnsi="Arial" w:cs="Arial"/>
            <w:bCs/>
            <w:sz w:val="23"/>
          </w:rPr>
          <w:delText>oung</w:delText>
        </w:r>
        <w:r w:rsidR="00291F28">
          <w:rPr>
            <w:rFonts w:ascii="Arial" w:hAnsi="Arial" w:cs="Arial"/>
            <w:bCs/>
            <w:sz w:val="23"/>
          </w:rPr>
          <w:delText>s</w:delText>
        </w:r>
        <w:r w:rsidR="00291F28" w:rsidRPr="00955D02">
          <w:rPr>
            <w:rFonts w:ascii="Arial" w:hAnsi="Arial" w:cs="Arial"/>
            <w:bCs/>
            <w:sz w:val="23"/>
          </w:rPr>
          <w:delText xml:space="preserve"> </w:delText>
        </w:r>
        <w:r w:rsidR="00955D02" w:rsidRPr="00955D02">
          <w:rPr>
            <w:rFonts w:ascii="Arial" w:hAnsi="Arial" w:cs="Arial"/>
            <w:bCs/>
            <w:sz w:val="23"/>
          </w:rPr>
          <w:delText>Sportsplex, Niagara Academy of Tennis, like</w:delText>
        </w:r>
        <w:r w:rsidR="00291F28">
          <w:rPr>
            <w:rFonts w:ascii="Arial" w:hAnsi="Arial" w:cs="Arial"/>
            <w:bCs/>
            <w:sz w:val="23"/>
          </w:rPr>
          <w:delText xml:space="preserve"> </w:delText>
        </w:r>
        <w:r w:rsidR="00955D02" w:rsidRPr="00955D02">
          <w:rPr>
            <w:rFonts w:ascii="Arial" w:hAnsi="Arial" w:cs="Arial"/>
            <w:bCs/>
            <w:sz w:val="23"/>
          </w:rPr>
          <w:delText xml:space="preserve">and she </w:delText>
        </w:r>
      </w:del>
      <w:ins w:id="2563" w:author="QC" w:date="2026-07-02T05:33:00Z">
        <w:r w:rsidR="00290332" w:rsidRPr="002A3F64">
          <w:rPr>
            <w:rFonts w:ascii="Arial" w:hAnsi="Arial" w:cs="Arial"/>
            <w:bCs/>
            <w:sz w:val="23"/>
            <w:lang w:val="en-CA"/>
          </w:rPr>
          <w:t>…</w:t>
        </w:r>
      </w:ins>
    </w:p>
    <w:p w14:paraId="69459016" w14:textId="166D9930" w:rsidR="00290332" w:rsidRPr="002A3F64" w:rsidRDefault="00667B19" w:rsidP="00955D02">
      <w:pPr>
        <w:widowControl w:val="0"/>
        <w:spacing w:after="100" w:afterAutospacing="1" w:line="360" w:lineRule="auto"/>
        <w:ind w:left="2520" w:hanging="1800"/>
        <w:jc w:val="both"/>
        <w:rPr>
          <w:ins w:id="2564" w:author="QC" w:date="2026-07-02T05:33:00Z"/>
          <w:rFonts w:ascii="Arial" w:hAnsi="Arial" w:cs="Arial"/>
          <w:bCs/>
          <w:sz w:val="23"/>
          <w:lang w:val="en-CA"/>
        </w:rPr>
      </w:pPr>
      <w:del w:id="2565" w:author="QC" w:date="2026-07-02T05:33:00Z">
        <w:r>
          <w:rPr>
            <w:rFonts w:ascii="Arial" w:hAnsi="Arial" w:cs="Arial"/>
            <w:bCs/>
            <w:sz w:val="23"/>
          </w:rPr>
          <w:delText>00:42</w:delText>
        </w:r>
        <w:r>
          <w:rPr>
            <w:rFonts w:ascii="Arial" w:hAnsi="Arial" w:cs="Arial"/>
            <w:bCs/>
            <w:sz w:val="23"/>
          </w:rPr>
          <w:tab/>
        </w:r>
      </w:del>
      <w:ins w:id="2566" w:author="QC" w:date="2026-07-02T05:33:00Z">
        <w:r w:rsidR="00290332" w:rsidRPr="002A3F64">
          <w:rPr>
            <w:rFonts w:ascii="Arial" w:hAnsi="Arial" w:cs="Arial"/>
            <w:bCs/>
            <w:sz w:val="23"/>
            <w:lang w:val="en-CA"/>
          </w:rPr>
          <w:t>BRIGGS:</w:t>
        </w:r>
        <w:r w:rsidR="00290332" w:rsidRPr="002A3F64">
          <w:rPr>
            <w:rFonts w:ascii="Arial" w:hAnsi="Arial" w:cs="Arial"/>
            <w:bCs/>
            <w:sz w:val="23"/>
            <w:lang w:val="en-CA"/>
          </w:rPr>
          <w:tab/>
          <w:t>Mm.</w:t>
        </w:r>
      </w:ins>
    </w:p>
    <w:p w14:paraId="7F629AB8" w14:textId="059A71C0" w:rsidR="00955D02" w:rsidRPr="002A3F64" w:rsidRDefault="00290332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67" w:author="QC" w:date="2026-07-02T05:33:00Z">
            <w:rPr>
              <w:rFonts w:ascii="Arial" w:hAnsi="Arial"/>
              <w:sz w:val="23"/>
            </w:rPr>
          </w:rPrChange>
        </w:rPr>
      </w:pPr>
      <w:ins w:id="2568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KAREN:</w:t>
        </w:r>
        <w:r w:rsidRPr="002A3F64">
          <w:rPr>
            <w:rFonts w:ascii="Arial" w:hAnsi="Arial" w:cs="Arial"/>
            <w:bCs/>
            <w:sz w:val="23"/>
            <w:lang w:val="en-CA"/>
          </w:rPr>
          <w:tab/>
          <w:t>…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St. Davids, Welland </w:t>
        </w:r>
        <w:r w:rsidRPr="002A3F64">
          <w:rPr>
            <w:rFonts w:ascii="Arial" w:hAnsi="Arial" w:cs="Arial"/>
            <w:bCs/>
            <w:sz w:val="23"/>
            <w:lang w:val="en-CA"/>
          </w:rPr>
          <w:t>o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utdoor</w:t>
        </w:r>
        <w:r w:rsidR="00CE229E" w:rsidRPr="002A3F64">
          <w:rPr>
            <w:rFonts w:ascii="Arial" w:hAnsi="Arial" w:cs="Arial"/>
            <w:bCs/>
            <w:sz w:val="23"/>
            <w:lang w:val="en-CA"/>
          </w:rPr>
          <w:t xml:space="preserve">, </w:t>
        </w:r>
        <w:r w:rsidR="00291F28" w:rsidRPr="002A3F64">
          <w:rPr>
            <w:rFonts w:ascii="Arial" w:hAnsi="Arial" w:cs="Arial"/>
            <w:bCs/>
            <w:sz w:val="23"/>
            <w:lang w:val="en-CA"/>
          </w:rPr>
          <w:t xml:space="preserve">Youngs 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Sportsplex, Niagara Academy of Tennis like</w:t>
        </w:r>
        <w:r w:rsidRPr="002A3F64">
          <w:rPr>
            <w:rFonts w:ascii="Arial" w:hAnsi="Arial" w:cs="Arial"/>
            <w:bCs/>
            <w:sz w:val="23"/>
            <w:lang w:val="en-CA"/>
          </w:rPr>
          <w:t>,</w:t>
        </w:r>
        <w:r w:rsidR="00291F28" w:rsidRPr="002A3F64">
          <w:rPr>
            <w:rFonts w:ascii="Arial" w:hAnsi="Arial" w:cs="Arial"/>
            <w:bCs/>
            <w:sz w:val="23"/>
            <w:lang w:val="en-CA"/>
          </w:rPr>
          <w:t xml:space="preserve"> 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and she </w:t>
        </w:r>
      </w:ins>
      <w:r w:rsidR="00955D02" w:rsidRPr="002A3F64">
        <w:rPr>
          <w:rFonts w:ascii="Arial" w:hAnsi="Arial"/>
          <w:sz w:val="23"/>
          <w:lang w:val="en-CA"/>
          <w:rPrChange w:id="2569" w:author="QC" w:date="2026-07-02T05:33:00Z">
            <w:rPr>
              <w:rFonts w:ascii="Arial" w:hAnsi="Arial"/>
              <w:sz w:val="23"/>
            </w:rPr>
          </w:rPrChange>
        </w:rPr>
        <w:t>was</w:t>
      </w:r>
      <w:r w:rsidR="00667B19" w:rsidRPr="002A3F64">
        <w:rPr>
          <w:rFonts w:ascii="Arial" w:hAnsi="Arial"/>
          <w:sz w:val="23"/>
          <w:lang w:val="en-CA"/>
          <w:rPrChange w:id="2570" w:author="QC" w:date="2026-07-02T05:33:00Z">
            <w:rPr>
              <w:rFonts w:ascii="Arial" w:hAnsi="Arial"/>
              <w:sz w:val="23"/>
            </w:rPr>
          </w:rPrChange>
        </w:rPr>
        <w:t>-, y</w:t>
      </w:r>
      <w:r w:rsidR="00955D02" w:rsidRPr="002A3F64">
        <w:rPr>
          <w:rFonts w:ascii="Arial" w:hAnsi="Arial"/>
          <w:sz w:val="23"/>
          <w:lang w:val="en-CA"/>
          <w:rPrChange w:id="2571" w:author="QC" w:date="2026-07-02T05:33:00Z">
            <w:rPr>
              <w:rFonts w:ascii="Arial" w:hAnsi="Arial"/>
              <w:sz w:val="23"/>
            </w:rPr>
          </w:rPrChange>
        </w:rPr>
        <w:t xml:space="preserve">ou know, I was getting her to get her tennis instructors.  </w:t>
      </w:r>
      <w:r w:rsidR="0053262C" w:rsidRPr="002A3F64">
        <w:rPr>
          <w:rFonts w:ascii="Arial" w:hAnsi="Arial"/>
          <w:b/>
          <w:i/>
          <w:sz w:val="23"/>
          <w:lang w:val="en-CA"/>
          <w:rPrChange w:id="2572" w:author="QC" w:date="2026-07-02T05:33:00Z">
            <w:rPr>
              <w:rFonts w:ascii="Arial" w:hAnsi="Arial"/>
              <w:b/>
              <w:i/>
              <w:sz w:val="23"/>
            </w:rPr>
          </w:rPrChange>
        </w:rPr>
        <w:t>(Operates cell phone)</w:t>
      </w:r>
      <w:r w:rsidR="0053262C" w:rsidRPr="002A3F64">
        <w:rPr>
          <w:rFonts w:ascii="Arial" w:hAnsi="Arial"/>
          <w:sz w:val="23"/>
          <w:lang w:val="en-CA"/>
          <w:rPrChange w:id="2573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574" w:author="QC" w:date="2026-07-02T05:33:00Z">
            <w:rPr>
              <w:rFonts w:ascii="Arial" w:hAnsi="Arial"/>
              <w:sz w:val="23"/>
            </w:rPr>
          </w:rPrChange>
        </w:rPr>
        <w:t>Um</w:t>
      </w:r>
      <w:r w:rsidR="00667B19" w:rsidRPr="002A3F64">
        <w:rPr>
          <w:rFonts w:ascii="Arial" w:hAnsi="Arial"/>
          <w:sz w:val="23"/>
          <w:lang w:val="en-CA"/>
          <w:rPrChange w:id="2575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  <w:r w:rsidR="00955D02" w:rsidRPr="002A3F64">
        <w:rPr>
          <w:rFonts w:ascii="Arial" w:hAnsi="Arial"/>
          <w:sz w:val="23"/>
          <w:lang w:val="en-CA"/>
          <w:rPrChange w:id="2576" w:author="QC" w:date="2026-07-02T05:33:00Z">
            <w:rPr>
              <w:rFonts w:ascii="Arial" w:hAnsi="Arial"/>
              <w:sz w:val="23"/>
            </w:rPr>
          </w:rPrChange>
        </w:rPr>
        <w:t>and</w:t>
      </w:r>
      <w:r w:rsidR="00CE229E" w:rsidRPr="002A3F64">
        <w:rPr>
          <w:rFonts w:ascii="Arial" w:hAnsi="Arial"/>
          <w:sz w:val="23"/>
          <w:lang w:val="en-CA"/>
          <w:rPrChange w:id="2577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578" w:author="QC" w:date="2026-07-02T05:33:00Z">
            <w:rPr>
              <w:rFonts w:ascii="Arial" w:hAnsi="Arial"/>
              <w:sz w:val="23"/>
            </w:rPr>
          </w:rPrChange>
        </w:rPr>
        <w:t xml:space="preserve">ou know, she helped me with </w:t>
      </w:r>
      <w:del w:id="257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Saint</w:delText>
        </w:r>
      </w:del>
      <w:ins w:id="2580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s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aint</w:t>
        </w:r>
      </w:ins>
      <w:r w:rsidR="00955D02" w:rsidRPr="002A3F64">
        <w:rPr>
          <w:rFonts w:ascii="Arial" w:hAnsi="Arial"/>
          <w:sz w:val="23"/>
          <w:lang w:val="en-CA"/>
          <w:rPrChange w:id="2581" w:author="QC" w:date="2026-07-02T05:33:00Z">
            <w:rPr>
              <w:rFonts w:ascii="Arial" w:hAnsi="Arial"/>
              <w:sz w:val="23"/>
            </w:rPr>
          </w:rPrChange>
        </w:rPr>
        <w:t>-</w:t>
      </w:r>
      <w:r w:rsidR="00667B19" w:rsidRPr="002A3F64">
        <w:rPr>
          <w:rFonts w:ascii="Arial" w:hAnsi="Arial"/>
          <w:sz w:val="23"/>
          <w:lang w:val="en-CA"/>
          <w:rPrChange w:id="2582" w:author="QC" w:date="2026-07-02T05:33:00Z">
            <w:rPr>
              <w:rFonts w:ascii="Arial" w:hAnsi="Arial"/>
              <w:sz w:val="23"/>
            </w:rPr>
          </w:rPrChange>
        </w:rPr>
        <w:lastRenderedPageBreak/>
        <w:t xml:space="preserve">, with the kids in St. </w:t>
      </w:r>
      <w:r w:rsidR="00955D02" w:rsidRPr="002A3F64">
        <w:rPr>
          <w:rFonts w:ascii="Arial" w:hAnsi="Arial"/>
          <w:sz w:val="23"/>
          <w:lang w:val="en-CA"/>
          <w:rPrChange w:id="2583" w:author="QC" w:date="2026-07-02T05:33:00Z">
            <w:rPr>
              <w:rFonts w:ascii="Arial" w:hAnsi="Arial"/>
              <w:sz w:val="23"/>
            </w:rPr>
          </w:rPrChange>
        </w:rPr>
        <w:t>David's Tennis Club last summer.  Um</w:t>
      </w:r>
      <w:r w:rsidR="00EE2DF8" w:rsidRPr="002A3F64">
        <w:rPr>
          <w:rFonts w:ascii="Arial" w:hAnsi="Arial"/>
          <w:sz w:val="23"/>
          <w:lang w:val="en-CA"/>
          <w:rPrChange w:id="2584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  <w:r w:rsidR="00955D02" w:rsidRPr="002A3F64">
        <w:rPr>
          <w:rFonts w:ascii="Arial" w:hAnsi="Arial"/>
          <w:sz w:val="23"/>
          <w:lang w:val="en-CA"/>
          <w:rPrChange w:id="2585" w:author="QC" w:date="2026-07-02T05:33:00Z">
            <w:rPr>
              <w:rFonts w:ascii="Arial" w:hAnsi="Arial"/>
              <w:sz w:val="23"/>
            </w:rPr>
          </w:rPrChange>
        </w:rPr>
        <w:t xml:space="preserve">I've got pictures of her </w:t>
      </w:r>
      <w:r w:rsidR="003D7669" w:rsidRPr="002A3F64">
        <w:rPr>
          <w:rFonts w:ascii="Arial" w:hAnsi="Arial"/>
          <w:sz w:val="23"/>
          <w:lang w:val="en-CA"/>
          <w:rPrChange w:id="2586" w:author="QC" w:date="2026-07-02T05:33:00Z">
            <w:rPr>
              <w:rFonts w:ascii="Arial" w:hAnsi="Arial"/>
              <w:sz w:val="23"/>
            </w:rPr>
          </w:rPrChange>
        </w:rPr>
        <w:t>(inaudible)</w:t>
      </w:r>
      <w:r w:rsidR="00667B19" w:rsidRPr="002A3F64">
        <w:rPr>
          <w:rFonts w:ascii="Arial" w:hAnsi="Arial"/>
          <w:sz w:val="23"/>
          <w:lang w:val="en-CA"/>
          <w:rPrChange w:id="2587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04D67A8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8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89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590" w:author="QC" w:date="2026-07-02T05:33:00Z">
            <w:rPr>
              <w:rFonts w:ascii="Arial" w:hAnsi="Arial"/>
              <w:sz w:val="23"/>
            </w:rPr>
          </w:rPrChange>
        </w:rPr>
        <w:tab/>
        <w:t>Pictures of?</w:t>
      </w:r>
    </w:p>
    <w:p w14:paraId="3328813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9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92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593" w:author="QC" w:date="2026-07-02T05:33:00Z">
            <w:rPr>
              <w:rFonts w:ascii="Arial" w:hAnsi="Arial"/>
              <w:sz w:val="23"/>
            </w:rPr>
          </w:rPrChange>
        </w:rPr>
        <w:tab/>
        <w:t>Here's Jen last summer.</w:t>
      </w:r>
    </w:p>
    <w:p w14:paraId="33F1D679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9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9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596" w:author="QC" w:date="2026-07-02T05:33:00Z">
            <w:rPr>
              <w:rFonts w:ascii="Arial" w:hAnsi="Arial"/>
              <w:sz w:val="23"/>
            </w:rPr>
          </w:rPrChange>
        </w:rPr>
        <w:tab/>
        <w:t>Oh, playing tennis, okay.</w:t>
      </w:r>
    </w:p>
    <w:p w14:paraId="5FBDC25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59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59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599" w:author="QC" w:date="2026-07-02T05:33:00Z">
            <w:rPr>
              <w:rFonts w:ascii="Arial" w:hAnsi="Arial"/>
              <w:sz w:val="23"/>
            </w:rPr>
          </w:rPrChange>
        </w:rPr>
        <w:tab/>
        <w:t>Helping me teach the little kids.</w:t>
      </w:r>
    </w:p>
    <w:p w14:paraId="0DD54A0B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60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60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602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4A86319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60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60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605" w:author="QC" w:date="2026-07-02T05:33:00Z">
            <w:rPr>
              <w:rFonts w:ascii="Arial" w:hAnsi="Arial"/>
              <w:sz w:val="23"/>
            </w:rPr>
          </w:rPrChange>
        </w:rPr>
        <w:tab/>
        <w:t>And she was gonna do that this week again 'cause I started my St. David's Tennis Club program.</w:t>
      </w:r>
    </w:p>
    <w:p w14:paraId="1928F3B4" w14:textId="77777777" w:rsidR="003D7669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60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60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608" w:author="QC" w:date="2026-07-02T05:33:00Z">
            <w:rPr>
              <w:rFonts w:ascii="Arial" w:hAnsi="Arial"/>
              <w:sz w:val="23"/>
            </w:rPr>
          </w:rPrChange>
        </w:rPr>
        <w:tab/>
        <w:t xml:space="preserve">Okay.  Is there any information that you have with regards </w:t>
      </w:r>
    </w:p>
    <w:p w14:paraId="5319FA4F" w14:textId="77777777" w:rsidR="00955D02" w:rsidRPr="002A3F64" w:rsidRDefault="003D7669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60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610" w:author="QC" w:date="2026-07-02T05:33:00Z">
            <w:rPr>
              <w:rFonts w:ascii="Arial" w:hAnsi="Arial"/>
              <w:sz w:val="23"/>
            </w:rPr>
          </w:rPrChange>
        </w:rPr>
        <w:t>00:43</w:t>
      </w:r>
      <w:r w:rsidRPr="002A3F64">
        <w:rPr>
          <w:rFonts w:ascii="Arial" w:hAnsi="Arial"/>
          <w:sz w:val="23"/>
          <w:lang w:val="en-CA"/>
          <w:rPrChange w:id="2611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2612" w:author="QC" w:date="2026-07-02T05:33:00Z">
            <w:rPr>
              <w:rFonts w:ascii="Arial" w:hAnsi="Arial"/>
              <w:sz w:val="23"/>
            </w:rPr>
          </w:rPrChange>
        </w:rPr>
        <w:t>to Jennifer and her family dynamics, uh, the relationships with George and the boys, um, anything that you think can assist us in our investigation?  Any qu-</w:t>
      </w:r>
      <w:r w:rsidRPr="002A3F64">
        <w:rPr>
          <w:rFonts w:ascii="Arial" w:hAnsi="Arial"/>
          <w:sz w:val="23"/>
          <w:lang w:val="en-CA"/>
          <w:rPrChange w:id="2613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2614" w:author="QC" w:date="2026-07-02T05:33:00Z">
            <w:rPr>
              <w:rFonts w:ascii="Arial" w:hAnsi="Arial"/>
              <w:sz w:val="23"/>
            </w:rPr>
          </w:rPrChange>
        </w:rPr>
        <w:t xml:space="preserve"> anything that you have that I haven't asked you about yet?</w:t>
      </w:r>
    </w:p>
    <w:p w14:paraId="26A49233" w14:textId="110A85C8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61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616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617" w:author="QC" w:date="2026-07-02T05:33:00Z">
            <w:rPr>
              <w:rFonts w:ascii="Arial" w:hAnsi="Arial"/>
              <w:sz w:val="23"/>
            </w:rPr>
          </w:rPrChange>
        </w:rPr>
        <w:tab/>
        <w:t>There's just</w:t>
      </w:r>
      <w:r w:rsidR="003D7669" w:rsidRPr="002A3F64">
        <w:rPr>
          <w:rFonts w:ascii="Arial" w:hAnsi="Arial"/>
          <w:sz w:val="23"/>
          <w:lang w:val="en-CA"/>
          <w:rPrChange w:id="2618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2619" w:author="QC" w:date="2026-07-02T05:33:00Z">
            <w:rPr>
              <w:rFonts w:ascii="Arial" w:hAnsi="Arial"/>
              <w:sz w:val="23"/>
            </w:rPr>
          </w:rPrChange>
        </w:rPr>
        <w:t>I mean, I have known that there's been</w:t>
      </w:r>
      <w:r w:rsidR="003D7669" w:rsidRPr="002A3F64">
        <w:rPr>
          <w:rFonts w:ascii="Arial" w:hAnsi="Arial"/>
          <w:sz w:val="23"/>
          <w:lang w:val="en-CA"/>
          <w:rPrChange w:id="2620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2621" w:author="QC" w:date="2026-07-02T05:33:00Z">
            <w:rPr>
              <w:rFonts w:ascii="Arial" w:hAnsi="Arial"/>
              <w:sz w:val="23"/>
            </w:rPr>
          </w:rPrChange>
        </w:rPr>
        <w:t>they've had</w:t>
      </w:r>
      <w:del w:id="2622" w:author="QC" w:date="2026-07-02T05:33:00Z">
        <w:r w:rsidR="003D7669">
          <w:rPr>
            <w:rFonts w:ascii="Arial" w:hAnsi="Arial" w:cs="Arial"/>
            <w:bCs/>
            <w:sz w:val="23"/>
          </w:rPr>
          <w:delText>,</w:delText>
        </w:r>
      </w:del>
      <w:ins w:id="2623" w:author="QC" w:date="2026-07-02T05:33:00Z">
        <w:r w:rsidR="00DC6D6F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3D7669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3D7669" w:rsidRPr="002A3F64">
        <w:rPr>
          <w:rFonts w:ascii="Arial" w:hAnsi="Arial"/>
          <w:sz w:val="23"/>
          <w:lang w:val="en-CA"/>
          <w:rPrChange w:id="2624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2625" w:author="QC" w:date="2026-07-02T05:33:00Z">
            <w:rPr>
              <w:rFonts w:ascii="Arial" w:hAnsi="Arial"/>
              <w:sz w:val="23"/>
            </w:rPr>
          </w:rPrChange>
        </w:rPr>
        <w:t>the two boys have had mental health problems ever since I met Jen.</w:t>
      </w:r>
    </w:p>
    <w:p w14:paraId="12897EC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62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62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628" w:author="QC" w:date="2026-07-02T05:33:00Z">
            <w:rPr>
              <w:rFonts w:ascii="Arial" w:hAnsi="Arial"/>
              <w:sz w:val="23"/>
            </w:rPr>
          </w:rPrChange>
        </w:rPr>
        <w:tab/>
        <w:t>Okay.  And, and she's explained that, um, to you that, that she thinks that they have mental health issues, but nothing's been diagnosed that you're aware of?</w:t>
      </w:r>
    </w:p>
    <w:p w14:paraId="3FD1606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62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63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631" w:author="QC" w:date="2026-07-02T05:33:00Z">
            <w:rPr>
              <w:rFonts w:ascii="Arial" w:hAnsi="Arial"/>
              <w:sz w:val="23"/>
            </w:rPr>
          </w:rPrChange>
        </w:rPr>
        <w:tab/>
        <w:t>Correct.</w:t>
      </w:r>
    </w:p>
    <w:p w14:paraId="5E6B12AC" w14:textId="5BBAF184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63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633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634" w:author="QC" w:date="2026-07-02T05:33:00Z">
            <w:rPr>
              <w:rFonts w:ascii="Arial" w:hAnsi="Arial"/>
              <w:sz w:val="23"/>
            </w:rPr>
          </w:rPrChange>
        </w:rPr>
        <w:tab/>
        <w:t>Okay.  Um, what's the</w:t>
      </w:r>
      <w:del w:id="2635" w:author="QC" w:date="2026-07-02T05:33:00Z">
        <w:r w:rsidR="003D7669">
          <w:rPr>
            <w:rFonts w:ascii="Arial" w:hAnsi="Arial" w:cs="Arial"/>
            <w:bCs/>
            <w:sz w:val="23"/>
          </w:rPr>
          <w:delText>-,</w:delText>
        </w:r>
      </w:del>
      <w:ins w:id="2636" w:author="QC" w:date="2026-07-02T05:33:00Z">
        <w:r w:rsidR="003D7669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3D7669" w:rsidRPr="002A3F64">
        <w:rPr>
          <w:rFonts w:ascii="Arial" w:hAnsi="Arial"/>
          <w:sz w:val="23"/>
          <w:lang w:val="en-CA"/>
          <w:rPrChange w:id="2637" w:author="QC" w:date="2026-07-02T05:33:00Z">
            <w:rPr>
              <w:rFonts w:ascii="Arial" w:hAnsi="Arial"/>
              <w:sz w:val="23"/>
            </w:rPr>
          </w:rPrChange>
        </w:rPr>
        <w:t xml:space="preserve"> w</w:t>
      </w:r>
      <w:r w:rsidR="00955D02" w:rsidRPr="002A3F64">
        <w:rPr>
          <w:rFonts w:ascii="Arial" w:hAnsi="Arial"/>
          <w:sz w:val="23"/>
          <w:lang w:val="en-CA"/>
          <w:rPrChange w:id="2638" w:author="QC" w:date="2026-07-02T05:33:00Z">
            <w:rPr>
              <w:rFonts w:ascii="Arial" w:hAnsi="Arial"/>
              <w:sz w:val="23"/>
            </w:rPr>
          </w:rPrChange>
        </w:rPr>
        <w:t>hat's the understanding, um, behind the, the relationship the boys have with her?  Um, why don't they get along with her?</w:t>
      </w:r>
    </w:p>
    <w:p w14:paraId="331C7D27" w14:textId="77777777" w:rsidR="00DC6D6F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63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64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641" w:author="QC" w:date="2026-07-02T05:33:00Z">
            <w:rPr>
              <w:rFonts w:ascii="Arial" w:hAnsi="Arial"/>
              <w:sz w:val="23"/>
            </w:rPr>
          </w:rPrChange>
        </w:rPr>
        <w:tab/>
        <w:t xml:space="preserve">Um, I don't think they ever grew up.  I don't think they </w:t>
      </w:r>
    </w:p>
    <w:p w14:paraId="52CEC635" w14:textId="2A434985" w:rsidR="00955D02" w:rsidRPr="002A3F64" w:rsidRDefault="00DC6D6F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64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643" w:author="QC" w:date="2026-07-02T05:33:00Z">
            <w:rPr>
              <w:rFonts w:ascii="Arial" w:hAnsi="Arial"/>
              <w:sz w:val="23"/>
            </w:rPr>
          </w:rPrChange>
        </w:rPr>
        <w:t>00:44</w:t>
      </w:r>
      <w:r w:rsidRPr="002A3F64">
        <w:rPr>
          <w:rFonts w:ascii="Arial" w:hAnsi="Arial"/>
          <w:sz w:val="23"/>
          <w:lang w:val="en-CA"/>
          <w:rPrChange w:id="2644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2645" w:author="QC" w:date="2026-07-02T05:33:00Z">
            <w:rPr>
              <w:rFonts w:ascii="Arial" w:hAnsi="Arial"/>
              <w:sz w:val="23"/>
            </w:rPr>
          </w:rPrChange>
        </w:rPr>
        <w:t>learned how to be charitable.  I don't think they</w:t>
      </w:r>
      <w:r w:rsidR="004C2E00" w:rsidRPr="002A3F64">
        <w:rPr>
          <w:rFonts w:ascii="Arial" w:hAnsi="Arial"/>
          <w:sz w:val="23"/>
          <w:lang w:val="en-CA"/>
          <w:rPrChange w:id="2646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2647" w:author="QC" w:date="2026-07-02T05:33:00Z">
            <w:rPr>
              <w:rFonts w:ascii="Arial" w:hAnsi="Arial"/>
              <w:sz w:val="23"/>
            </w:rPr>
          </w:rPrChange>
        </w:rPr>
        <w:t>I just think they</w:t>
      </w:r>
      <w:del w:id="264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-</w:delText>
        </w:r>
        <w:r w:rsidR="004C2E00">
          <w:rPr>
            <w:rFonts w:ascii="Arial" w:hAnsi="Arial" w:cs="Arial"/>
            <w:bCs/>
            <w:sz w:val="23"/>
          </w:rPr>
          <w:delText>,</w:delText>
        </w:r>
      </w:del>
      <w:ins w:id="2649" w:author="QC" w:date="2026-07-02T05:33:00Z">
        <w:r w:rsidR="004C2E00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650" w:author="QC" w:date="2026-07-02T05:33:00Z">
            <w:rPr>
              <w:rFonts w:ascii="Arial" w:hAnsi="Arial"/>
              <w:sz w:val="23"/>
            </w:rPr>
          </w:rPrChange>
        </w:rPr>
        <w:t xml:space="preserve"> they should have had </w:t>
      </w:r>
      <w:r w:rsidR="004C2E00" w:rsidRPr="002A3F64">
        <w:rPr>
          <w:rFonts w:ascii="Arial" w:hAnsi="Arial"/>
          <w:sz w:val="23"/>
          <w:lang w:val="en-CA"/>
          <w:rPrChange w:id="2651" w:author="QC" w:date="2026-07-02T05:33:00Z">
            <w:rPr>
              <w:rFonts w:ascii="Arial" w:hAnsi="Arial"/>
              <w:sz w:val="23"/>
            </w:rPr>
          </w:rPrChange>
        </w:rPr>
        <w:t>counselling</w:t>
      </w:r>
      <w:r w:rsidR="00955D02" w:rsidRPr="002A3F64">
        <w:rPr>
          <w:rFonts w:ascii="Arial" w:hAnsi="Arial"/>
          <w:sz w:val="23"/>
          <w:lang w:val="en-CA"/>
          <w:rPrChange w:id="2652" w:author="QC" w:date="2026-07-02T05:33:00Z">
            <w:rPr>
              <w:rFonts w:ascii="Arial" w:hAnsi="Arial"/>
              <w:sz w:val="23"/>
            </w:rPr>
          </w:rPrChange>
        </w:rPr>
        <w:t xml:space="preserve"> early, early, early on, and maybe they did.  Um, but sh-</w:t>
      </w:r>
      <w:r w:rsidR="004C2E00" w:rsidRPr="002A3F64">
        <w:rPr>
          <w:rFonts w:ascii="Arial" w:hAnsi="Arial"/>
          <w:sz w:val="23"/>
          <w:lang w:val="en-CA"/>
          <w:rPrChange w:id="2653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2654" w:author="QC" w:date="2026-07-02T05:33:00Z">
            <w:rPr>
              <w:rFonts w:ascii="Arial" w:hAnsi="Arial"/>
              <w:sz w:val="23"/>
            </w:rPr>
          </w:rPrChange>
        </w:rPr>
        <w:t xml:space="preserve"> she would say to Andrew like</w:t>
      </w:r>
      <w:r w:rsidR="00CE229E" w:rsidRPr="002A3F64">
        <w:rPr>
          <w:rFonts w:ascii="Arial" w:hAnsi="Arial"/>
          <w:sz w:val="23"/>
          <w:lang w:val="en-CA"/>
          <w:rPrChange w:id="2655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2656" w:author="QC" w:date="2026-07-02T05:33:00Z">
            <w:rPr>
              <w:rFonts w:ascii="Arial" w:hAnsi="Arial"/>
              <w:sz w:val="23"/>
            </w:rPr>
          </w:rPrChange>
        </w:rPr>
        <w:t>ou can't do this</w:t>
      </w:r>
      <w:del w:id="265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Like</w:delText>
        </w:r>
      </w:del>
      <w:ins w:id="2658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, l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ike</w:t>
        </w:r>
      </w:ins>
      <w:r w:rsidR="00CE229E" w:rsidRPr="002A3F64">
        <w:rPr>
          <w:rFonts w:ascii="Arial" w:hAnsi="Arial"/>
          <w:sz w:val="23"/>
          <w:lang w:val="en-CA"/>
          <w:rPrChange w:id="2659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2660" w:author="QC" w:date="2026-07-02T05:33:00Z">
            <w:rPr>
              <w:rFonts w:ascii="Arial" w:hAnsi="Arial"/>
              <w:sz w:val="23"/>
            </w:rPr>
          </w:rPrChange>
        </w:rPr>
        <w:t xml:space="preserve">ou've </w:t>
      </w:r>
      <w:r w:rsidR="009977C8" w:rsidRPr="002A3F64">
        <w:rPr>
          <w:rFonts w:ascii="Arial" w:hAnsi="Arial"/>
          <w:sz w:val="23"/>
          <w:lang w:val="en-CA"/>
          <w:rPrChange w:id="2661" w:author="QC" w:date="2026-07-02T05:33:00Z">
            <w:rPr>
              <w:rFonts w:ascii="Arial" w:hAnsi="Arial"/>
              <w:sz w:val="23"/>
            </w:rPr>
          </w:rPrChange>
        </w:rPr>
        <w:t>got to</w:t>
      </w:r>
      <w:r w:rsidR="00955D02" w:rsidRPr="002A3F64">
        <w:rPr>
          <w:rFonts w:ascii="Arial" w:hAnsi="Arial"/>
          <w:sz w:val="23"/>
          <w:lang w:val="en-CA"/>
          <w:rPrChange w:id="2662" w:author="QC" w:date="2026-07-02T05:33:00Z">
            <w:rPr>
              <w:rFonts w:ascii="Arial" w:hAnsi="Arial"/>
              <w:sz w:val="23"/>
            </w:rPr>
          </w:rPrChange>
        </w:rPr>
        <w:t xml:space="preserve"> clean </w:t>
      </w:r>
      <w:r w:rsidR="00955D02" w:rsidRPr="002A3F64">
        <w:rPr>
          <w:rFonts w:ascii="Arial" w:hAnsi="Arial"/>
          <w:sz w:val="23"/>
          <w:lang w:val="en-CA"/>
          <w:rPrChange w:id="2663" w:author="QC" w:date="2026-07-02T05:33:00Z">
            <w:rPr>
              <w:rFonts w:ascii="Arial" w:hAnsi="Arial"/>
              <w:sz w:val="23"/>
            </w:rPr>
          </w:rPrChange>
        </w:rPr>
        <w:lastRenderedPageBreak/>
        <w:t xml:space="preserve">up.  I mean, she taught at </w:t>
      </w:r>
      <w:r w:rsidR="004C2E00" w:rsidRPr="002A3F64">
        <w:rPr>
          <w:rFonts w:ascii="Arial" w:hAnsi="Arial"/>
          <w:sz w:val="23"/>
          <w:lang w:val="en-CA"/>
          <w:rPrChange w:id="2664" w:author="QC" w:date="2026-07-02T05:33:00Z">
            <w:rPr>
              <w:rFonts w:ascii="Arial" w:hAnsi="Arial"/>
              <w:sz w:val="23"/>
            </w:rPr>
          </w:rPrChange>
        </w:rPr>
        <w:t xml:space="preserve">St. Catharines </w:t>
      </w:r>
      <w:r w:rsidR="00955D02" w:rsidRPr="002A3F64">
        <w:rPr>
          <w:rFonts w:ascii="Arial" w:hAnsi="Arial"/>
          <w:sz w:val="23"/>
          <w:lang w:val="en-CA"/>
          <w:rPrChange w:id="2665" w:author="QC" w:date="2026-07-02T05:33:00Z">
            <w:rPr>
              <w:rFonts w:ascii="Arial" w:hAnsi="Arial"/>
              <w:sz w:val="23"/>
            </w:rPr>
          </w:rPrChange>
        </w:rPr>
        <w:t>Collegiate, that's the toughest school there is.</w:t>
      </w:r>
    </w:p>
    <w:p w14:paraId="6196C80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66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66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668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6EF3C288" w14:textId="72682DD5" w:rsidR="00DC6D6F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ins w:id="2669" w:author="QC" w:date="2026-07-02T05:33:00Z"/>
          <w:rFonts w:ascii="Arial" w:hAnsi="Arial" w:cs="Arial"/>
          <w:bCs/>
          <w:sz w:val="23"/>
          <w:lang w:val="en-CA"/>
        </w:rPr>
      </w:pPr>
      <w:r w:rsidRPr="002A3F64">
        <w:rPr>
          <w:rFonts w:ascii="Arial" w:hAnsi="Arial"/>
          <w:sz w:val="23"/>
          <w:lang w:val="en-CA"/>
          <w:rPrChange w:id="267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671" w:author="QC" w:date="2026-07-02T05:33:00Z">
            <w:rPr>
              <w:rFonts w:ascii="Arial" w:hAnsi="Arial"/>
              <w:sz w:val="23"/>
            </w:rPr>
          </w:rPrChange>
        </w:rPr>
        <w:tab/>
        <w:t>And</w:t>
      </w:r>
      <w:r w:rsidR="00CE229E" w:rsidRPr="002A3F64">
        <w:rPr>
          <w:rFonts w:ascii="Arial" w:hAnsi="Arial"/>
          <w:sz w:val="23"/>
          <w:lang w:val="en-CA"/>
          <w:rPrChange w:id="2672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673" w:author="QC" w:date="2026-07-02T05:33:00Z">
            <w:rPr>
              <w:rFonts w:ascii="Arial" w:hAnsi="Arial"/>
              <w:sz w:val="23"/>
            </w:rPr>
          </w:rPrChange>
        </w:rPr>
        <w:t>ou know, sh-</w:t>
      </w:r>
      <w:r w:rsidR="004C2E00" w:rsidRPr="002A3F64">
        <w:rPr>
          <w:rFonts w:ascii="Arial" w:hAnsi="Arial"/>
          <w:sz w:val="23"/>
          <w:lang w:val="en-CA"/>
          <w:rPrChange w:id="2674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2675" w:author="QC" w:date="2026-07-02T05:33:00Z">
            <w:rPr>
              <w:rFonts w:ascii="Arial" w:hAnsi="Arial"/>
              <w:sz w:val="23"/>
            </w:rPr>
          </w:rPrChange>
        </w:rPr>
        <w:t xml:space="preserve"> she couldn't do any more than bend over backwards for those boys, that's all she did</w:t>
      </w:r>
      <w:r w:rsidR="00757285" w:rsidRPr="002A3F64">
        <w:rPr>
          <w:rFonts w:ascii="Arial" w:hAnsi="Arial"/>
          <w:sz w:val="23"/>
          <w:lang w:val="en-CA"/>
          <w:rPrChange w:id="2676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677" w:author="QC" w:date="2026-07-02T05:33:00Z">
            <w:rPr>
              <w:rFonts w:ascii="Arial" w:hAnsi="Arial"/>
              <w:sz w:val="23"/>
            </w:rPr>
          </w:rPrChange>
        </w:rPr>
        <w:t>ou know</w:t>
      </w:r>
      <w:r w:rsidR="00757285" w:rsidRPr="002A3F64">
        <w:rPr>
          <w:rFonts w:ascii="Arial" w:hAnsi="Arial"/>
          <w:sz w:val="23"/>
          <w:lang w:val="en-CA"/>
          <w:rPrChange w:id="2678" w:author="QC" w:date="2026-07-02T05:33:00Z">
            <w:rPr>
              <w:rFonts w:ascii="Arial" w:hAnsi="Arial"/>
              <w:sz w:val="23"/>
            </w:rPr>
          </w:rPrChange>
        </w:rPr>
        <w:t>, a</w:t>
      </w:r>
      <w:r w:rsidR="00955D02" w:rsidRPr="002A3F64">
        <w:rPr>
          <w:rFonts w:ascii="Arial" w:hAnsi="Arial"/>
          <w:sz w:val="23"/>
          <w:lang w:val="en-CA"/>
          <w:rPrChange w:id="2679" w:author="QC" w:date="2026-07-02T05:33:00Z">
            <w:rPr>
              <w:rFonts w:ascii="Arial" w:hAnsi="Arial"/>
              <w:sz w:val="23"/>
            </w:rPr>
          </w:rPrChange>
        </w:rPr>
        <w:t>nd last year</w:t>
      </w:r>
      <w:del w:id="2680" w:author="QC" w:date="2026-07-02T05:33:00Z">
        <w:r w:rsidR="00CE229E">
          <w:rPr>
            <w:rFonts w:ascii="Arial" w:hAnsi="Arial" w:cs="Arial"/>
            <w:bCs/>
            <w:sz w:val="23"/>
          </w:rPr>
          <w:delText xml:space="preserve">, </w:delText>
        </w:r>
      </w:del>
      <w:ins w:id="2681" w:author="QC" w:date="2026-07-02T05:33:00Z">
        <w:r w:rsidR="00DC6D6F" w:rsidRPr="002A3F64">
          <w:rPr>
            <w:rFonts w:ascii="Arial" w:hAnsi="Arial" w:cs="Arial"/>
            <w:bCs/>
            <w:sz w:val="23"/>
            <w:lang w:val="en-CA"/>
          </w:rPr>
          <w:t>…</w:t>
        </w:r>
      </w:ins>
    </w:p>
    <w:p w14:paraId="5B88B0B2" w14:textId="766266E0" w:rsidR="00DC6D6F" w:rsidRPr="002A3F64" w:rsidRDefault="00DC6D6F" w:rsidP="00955D02">
      <w:pPr>
        <w:widowControl w:val="0"/>
        <w:spacing w:after="100" w:afterAutospacing="1" w:line="360" w:lineRule="auto"/>
        <w:ind w:left="2520" w:hanging="1800"/>
        <w:jc w:val="both"/>
        <w:rPr>
          <w:ins w:id="2682" w:author="QC" w:date="2026-07-02T05:33:00Z"/>
          <w:rFonts w:ascii="Arial" w:hAnsi="Arial" w:cs="Arial"/>
          <w:bCs/>
          <w:sz w:val="23"/>
          <w:lang w:val="en-CA"/>
        </w:rPr>
      </w:pPr>
      <w:ins w:id="2683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BRIGGS:</w:t>
        </w:r>
        <w:r w:rsidRPr="002A3F64">
          <w:rPr>
            <w:rFonts w:ascii="Arial" w:hAnsi="Arial" w:cs="Arial"/>
            <w:bCs/>
            <w:sz w:val="23"/>
            <w:lang w:val="en-CA"/>
          </w:rPr>
          <w:tab/>
          <w:t>Okay.</w:t>
        </w:r>
      </w:ins>
    </w:p>
    <w:p w14:paraId="4D02BA84" w14:textId="748EC2FB" w:rsidR="00DC6D6F" w:rsidRPr="002A3F64" w:rsidRDefault="00DC6D6F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684" w:author="QC" w:date="2026-07-02T05:33:00Z">
            <w:rPr>
              <w:rFonts w:ascii="Arial" w:hAnsi="Arial"/>
              <w:sz w:val="23"/>
            </w:rPr>
          </w:rPrChange>
        </w:rPr>
      </w:pPr>
      <w:ins w:id="2685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KAREN:</w:t>
        </w:r>
        <w:r w:rsidRPr="002A3F64">
          <w:rPr>
            <w:rFonts w:ascii="Arial" w:hAnsi="Arial" w:cs="Arial"/>
            <w:bCs/>
            <w:sz w:val="23"/>
            <w:lang w:val="en-CA"/>
          </w:rPr>
          <w:tab/>
          <w:t>…</w:t>
        </w:r>
      </w:ins>
      <w:r w:rsidR="00CE229E" w:rsidRPr="002A3F64">
        <w:rPr>
          <w:rFonts w:ascii="Arial" w:hAnsi="Arial"/>
          <w:sz w:val="23"/>
          <w:lang w:val="en-CA"/>
          <w:rPrChange w:id="2686" w:author="QC" w:date="2026-07-02T05:33:00Z">
            <w:rPr>
              <w:rFonts w:ascii="Arial" w:hAnsi="Arial"/>
              <w:sz w:val="23"/>
            </w:rPr>
          </w:rPrChange>
        </w:rPr>
        <w:t>y</w:t>
      </w:r>
      <w:r w:rsidR="00955D02" w:rsidRPr="002A3F64">
        <w:rPr>
          <w:rFonts w:ascii="Arial" w:hAnsi="Arial"/>
          <w:sz w:val="23"/>
          <w:lang w:val="en-CA"/>
          <w:rPrChange w:id="2687" w:author="QC" w:date="2026-07-02T05:33:00Z">
            <w:rPr>
              <w:rFonts w:ascii="Arial" w:hAnsi="Arial"/>
              <w:sz w:val="23"/>
            </w:rPr>
          </w:rPrChange>
        </w:rPr>
        <w:t>ou know, she was going</w:t>
      </w:r>
      <w:r w:rsidR="00757285" w:rsidRPr="002A3F64">
        <w:rPr>
          <w:rFonts w:ascii="Arial" w:hAnsi="Arial"/>
          <w:sz w:val="23"/>
          <w:lang w:val="en-CA"/>
          <w:rPrChange w:id="2688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2689" w:author="QC" w:date="2026-07-02T05:33:00Z">
            <w:rPr>
              <w:rFonts w:ascii="Arial" w:hAnsi="Arial"/>
              <w:sz w:val="23"/>
            </w:rPr>
          </w:rPrChange>
        </w:rPr>
        <w:t>, I said</w:t>
      </w:r>
      <w:r w:rsidR="00CE229E" w:rsidRPr="002A3F64">
        <w:rPr>
          <w:rFonts w:ascii="Arial" w:hAnsi="Arial"/>
          <w:sz w:val="23"/>
          <w:lang w:val="en-CA"/>
          <w:rPrChange w:id="2690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2691" w:author="QC" w:date="2026-07-02T05:33:00Z">
            <w:rPr>
              <w:rFonts w:ascii="Arial" w:hAnsi="Arial"/>
              <w:sz w:val="23"/>
            </w:rPr>
          </w:rPrChange>
        </w:rPr>
        <w:t xml:space="preserve">ou've </w:t>
      </w:r>
      <w:r w:rsidR="009977C8" w:rsidRPr="002A3F64">
        <w:rPr>
          <w:rFonts w:ascii="Arial" w:hAnsi="Arial"/>
          <w:sz w:val="23"/>
          <w:lang w:val="en-CA"/>
          <w:rPrChange w:id="2692" w:author="QC" w:date="2026-07-02T05:33:00Z">
            <w:rPr>
              <w:rFonts w:ascii="Arial" w:hAnsi="Arial"/>
              <w:sz w:val="23"/>
            </w:rPr>
          </w:rPrChange>
        </w:rPr>
        <w:t>got to</w:t>
      </w:r>
      <w:r w:rsidR="00955D02" w:rsidRPr="002A3F64">
        <w:rPr>
          <w:rFonts w:ascii="Arial" w:hAnsi="Arial"/>
          <w:sz w:val="23"/>
          <w:lang w:val="en-CA"/>
          <w:rPrChange w:id="2693" w:author="QC" w:date="2026-07-02T05:33:00Z">
            <w:rPr>
              <w:rFonts w:ascii="Arial" w:hAnsi="Arial"/>
              <w:sz w:val="23"/>
            </w:rPr>
          </w:rPrChange>
        </w:rPr>
        <w:t xml:space="preserve"> go to your own </w:t>
      </w:r>
      <w:r w:rsidR="00757285" w:rsidRPr="002A3F64">
        <w:rPr>
          <w:rFonts w:ascii="Arial" w:hAnsi="Arial"/>
          <w:sz w:val="23"/>
          <w:lang w:val="en-CA"/>
          <w:rPrChange w:id="2694" w:author="QC" w:date="2026-07-02T05:33:00Z">
            <w:rPr>
              <w:rFonts w:ascii="Arial" w:hAnsi="Arial"/>
              <w:sz w:val="23"/>
            </w:rPr>
          </w:rPrChange>
        </w:rPr>
        <w:t>counselling</w:t>
      </w:r>
      <w:r w:rsidR="00CE229E" w:rsidRPr="002A3F64">
        <w:rPr>
          <w:rFonts w:ascii="Arial" w:hAnsi="Arial"/>
          <w:sz w:val="23"/>
          <w:lang w:val="en-CA"/>
          <w:rPrChange w:id="2695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696" w:author="QC" w:date="2026-07-02T05:33:00Z">
            <w:rPr>
              <w:rFonts w:ascii="Arial" w:hAnsi="Arial"/>
              <w:sz w:val="23"/>
            </w:rPr>
          </w:rPrChange>
        </w:rPr>
        <w:t xml:space="preserve">ou </w:t>
      </w:r>
      <w:r w:rsidR="009977C8" w:rsidRPr="002A3F64">
        <w:rPr>
          <w:rFonts w:ascii="Arial" w:hAnsi="Arial"/>
          <w:sz w:val="23"/>
          <w:lang w:val="en-CA"/>
          <w:rPrChange w:id="2697" w:author="QC" w:date="2026-07-02T05:33:00Z">
            <w:rPr>
              <w:rFonts w:ascii="Arial" w:hAnsi="Arial"/>
              <w:sz w:val="23"/>
            </w:rPr>
          </w:rPrChange>
        </w:rPr>
        <w:t>got to</w:t>
      </w:r>
      <w:r w:rsidR="00955D02" w:rsidRPr="002A3F64">
        <w:rPr>
          <w:rFonts w:ascii="Arial" w:hAnsi="Arial"/>
          <w:sz w:val="23"/>
          <w:lang w:val="en-CA"/>
          <w:rPrChange w:id="2698" w:author="QC" w:date="2026-07-02T05:33:00Z">
            <w:rPr>
              <w:rFonts w:ascii="Arial" w:hAnsi="Arial"/>
              <w:sz w:val="23"/>
            </w:rPr>
          </w:rPrChange>
        </w:rPr>
        <w:t xml:space="preserve"> go.  So she does, and I know her </w:t>
      </w:r>
      <w:r w:rsidR="00757285" w:rsidRPr="002A3F64">
        <w:rPr>
          <w:rFonts w:ascii="Arial" w:hAnsi="Arial"/>
          <w:sz w:val="23"/>
          <w:lang w:val="en-CA"/>
          <w:rPrChange w:id="2699" w:author="QC" w:date="2026-07-02T05:33:00Z">
            <w:rPr>
              <w:rFonts w:ascii="Arial" w:hAnsi="Arial"/>
              <w:sz w:val="23"/>
            </w:rPr>
          </w:rPrChange>
        </w:rPr>
        <w:t>counsellor</w:t>
      </w:r>
      <w:r w:rsidR="00955D02" w:rsidRPr="002A3F64">
        <w:rPr>
          <w:rFonts w:ascii="Arial" w:hAnsi="Arial"/>
          <w:sz w:val="23"/>
          <w:lang w:val="en-CA"/>
          <w:rPrChange w:id="2700" w:author="QC" w:date="2026-07-02T05:33:00Z">
            <w:rPr>
              <w:rFonts w:ascii="Arial" w:hAnsi="Arial"/>
              <w:sz w:val="23"/>
            </w:rPr>
          </w:rPrChange>
        </w:rPr>
        <w:t xml:space="preserve"> and</w:t>
      </w:r>
      <w:r w:rsidR="00CE229E" w:rsidRPr="002A3F64">
        <w:rPr>
          <w:rFonts w:ascii="Arial" w:hAnsi="Arial"/>
          <w:sz w:val="23"/>
          <w:lang w:val="en-CA"/>
          <w:rPrChange w:id="2701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702" w:author="QC" w:date="2026-07-02T05:33:00Z">
            <w:rPr>
              <w:rFonts w:ascii="Arial" w:hAnsi="Arial"/>
              <w:sz w:val="23"/>
            </w:rPr>
          </w:rPrChange>
        </w:rPr>
        <w:t>ou know, I said</w:t>
      </w:r>
      <w:r w:rsidR="00CE229E" w:rsidRPr="002A3F64">
        <w:rPr>
          <w:rFonts w:ascii="Arial" w:hAnsi="Arial"/>
          <w:sz w:val="23"/>
          <w:lang w:val="en-CA"/>
          <w:rPrChange w:id="2703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704" w:author="QC" w:date="2026-07-02T05:33:00Z">
            <w:rPr>
              <w:rFonts w:ascii="Arial" w:hAnsi="Arial"/>
              <w:sz w:val="23"/>
            </w:rPr>
          </w:rPrChange>
        </w:rPr>
        <w:t xml:space="preserve">ou and George need to go.  Well, George wouldn't go to </w:t>
      </w:r>
      <w:r w:rsidR="00757285" w:rsidRPr="002A3F64">
        <w:rPr>
          <w:rFonts w:ascii="Arial" w:hAnsi="Arial"/>
          <w:sz w:val="23"/>
          <w:lang w:val="en-CA"/>
          <w:rPrChange w:id="2705" w:author="QC" w:date="2026-07-02T05:33:00Z">
            <w:rPr>
              <w:rFonts w:ascii="Arial" w:hAnsi="Arial"/>
              <w:sz w:val="23"/>
            </w:rPr>
          </w:rPrChange>
        </w:rPr>
        <w:t>counselling</w:t>
      </w:r>
      <w:r w:rsidR="00955D02" w:rsidRPr="002A3F64">
        <w:rPr>
          <w:rFonts w:ascii="Arial" w:hAnsi="Arial"/>
          <w:sz w:val="23"/>
          <w:lang w:val="en-CA"/>
          <w:rPrChange w:id="2706" w:author="QC" w:date="2026-07-02T05:33:00Z">
            <w:rPr>
              <w:rFonts w:ascii="Arial" w:hAnsi="Arial"/>
              <w:sz w:val="23"/>
            </w:rPr>
          </w:rPrChange>
        </w:rPr>
        <w:t xml:space="preserve"> with Jen, and then I think eventually he went once or twice, but you can't do anything in one or two days, right?  So</w:t>
      </w:r>
      <w:del w:id="270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708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709" w:author="QC" w:date="2026-07-02T05:33:00Z">
            <w:rPr>
              <w:rFonts w:ascii="Arial" w:hAnsi="Arial"/>
              <w:sz w:val="23"/>
            </w:rPr>
          </w:rPrChange>
        </w:rPr>
        <w:t xml:space="preserve"> and</w:t>
      </w:r>
      <w:r w:rsidR="00CE229E" w:rsidRPr="002A3F64">
        <w:rPr>
          <w:rFonts w:ascii="Arial" w:hAnsi="Arial"/>
          <w:sz w:val="23"/>
          <w:lang w:val="en-CA"/>
          <w:rPrChange w:id="271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711" w:author="QC" w:date="2026-07-02T05:33:00Z">
            <w:rPr>
              <w:rFonts w:ascii="Arial" w:hAnsi="Arial"/>
              <w:sz w:val="23"/>
            </w:rPr>
          </w:rPrChange>
        </w:rPr>
        <w:t>ou know, I just</w:t>
      </w:r>
      <w:del w:id="271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th</w:delText>
        </w:r>
      </w:del>
      <w:r w:rsidR="00955D02" w:rsidRPr="002A3F64">
        <w:rPr>
          <w:rFonts w:ascii="Arial" w:hAnsi="Arial"/>
          <w:sz w:val="23"/>
          <w:lang w:val="en-CA"/>
          <w:rPrChange w:id="2713" w:author="QC" w:date="2026-07-02T05:33:00Z">
            <w:rPr>
              <w:rFonts w:ascii="Arial" w:hAnsi="Arial"/>
              <w:sz w:val="23"/>
            </w:rPr>
          </w:rPrChange>
        </w:rPr>
        <w:t>-</w:t>
      </w:r>
      <w:r w:rsidR="00757285" w:rsidRPr="002A3F64">
        <w:rPr>
          <w:rFonts w:ascii="Arial" w:hAnsi="Arial"/>
          <w:sz w:val="23"/>
          <w:lang w:val="en-CA"/>
          <w:rPrChange w:id="2714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2715" w:author="QC" w:date="2026-07-02T05:33:00Z">
            <w:rPr>
              <w:rFonts w:ascii="Arial" w:hAnsi="Arial"/>
              <w:sz w:val="23"/>
            </w:rPr>
          </w:rPrChange>
        </w:rPr>
        <w:t xml:space="preserve"> she loved George. </w:t>
      </w:r>
      <w:ins w:id="2716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 </w:t>
        </w:r>
      </w:ins>
      <w:moveToRangeStart w:id="2717" w:author="QC" w:date="2026-07-02T05:33:00Z" w:name="move233862856"/>
      <w:moveTo w:id="2718" w:author="QC" w:date="2026-07-02T05:33:00Z">
        <w:r w:rsidR="00955D02" w:rsidRPr="002A3F64">
          <w:rPr>
            <w:rFonts w:ascii="Arial" w:hAnsi="Arial"/>
            <w:sz w:val="23"/>
            <w:lang w:val="en-CA"/>
            <w:rPrChange w:id="2719" w:author="QC" w:date="2026-07-02T05:33:00Z">
              <w:rPr>
                <w:rFonts w:ascii="Arial" w:hAnsi="Arial"/>
                <w:sz w:val="23"/>
              </w:rPr>
            </w:rPrChange>
          </w:rPr>
          <w:t>She already left George</w:t>
        </w:r>
      </w:moveTo>
      <w:moveToRangeEnd w:id="2717"/>
      <w:r w:rsidR="00955D02" w:rsidRPr="002A3F64">
        <w:rPr>
          <w:rFonts w:ascii="Arial" w:hAnsi="Arial"/>
          <w:sz w:val="23"/>
          <w:lang w:val="en-CA"/>
          <w:rPrChange w:id="2720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</w:p>
    <w:p w14:paraId="0576E8F7" w14:textId="24E6BC44" w:rsidR="00955D02" w:rsidRPr="002A3F64" w:rsidRDefault="00DC6D6F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72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722" w:author="QC" w:date="2026-07-02T05:33:00Z">
            <w:rPr>
              <w:rFonts w:ascii="Arial" w:hAnsi="Arial"/>
              <w:sz w:val="23"/>
            </w:rPr>
          </w:rPrChange>
        </w:rPr>
        <w:t>00:45</w:t>
      </w:r>
      <w:r w:rsidRPr="002A3F64">
        <w:rPr>
          <w:rFonts w:ascii="Arial" w:hAnsi="Arial"/>
          <w:sz w:val="23"/>
          <w:lang w:val="en-CA"/>
          <w:rPrChange w:id="2723" w:author="QC" w:date="2026-07-02T05:33:00Z">
            <w:rPr>
              <w:rFonts w:ascii="Arial" w:hAnsi="Arial"/>
              <w:sz w:val="23"/>
            </w:rPr>
          </w:rPrChange>
        </w:rPr>
        <w:tab/>
      </w:r>
      <w:moveFromRangeStart w:id="2724" w:author="QC" w:date="2026-07-02T05:33:00Z" w:name="move233862856"/>
      <w:moveFrom w:id="2725" w:author="QC" w:date="2026-07-02T05:33:00Z">
        <w:r w:rsidR="00955D02" w:rsidRPr="002A3F64">
          <w:rPr>
            <w:rFonts w:ascii="Arial" w:hAnsi="Arial"/>
            <w:sz w:val="23"/>
            <w:lang w:val="en-CA"/>
            <w:rPrChange w:id="2726" w:author="QC" w:date="2026-07-02T05:33:00Z">
              <w:rPr>
                <w:rFonts w:ascii="Arial" w:hAnsi="Arial"/>
                <w:sz w:val="23"/>
              </w:rPr>
            </w:rPrChange>
          </w:rPr>
          <w:t>She already left George</w:t>
        </w:r>
      </w:moveFrom>
      <w:moveFromRangeEnd w:id="2724"/>
      <w:del w:id="272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</w:delText>
        </w:r>
      </w:del>
      <w:r w:rsidR="00955D02" w:rsidRPr="002A3F64">
        <w:rPr>
          <w:rFonts w:ascii="Arial" w:hAnsi="Arial"/>
          <w:sz w:val="23"/>
          <w:lang w:val="en-CA"/>
          <w:rPrChange w:id="2728" w:author="QC" w:date="2026-07-02T05:33:00Z">
            <w:rPr>
              <w:rFonts w:ascii="Arial" w:hAnsi="Arial"/>
              <w:sz w:val="23"/>
            </w:rPr>
          </w:rPrChange>
        </w:rPr>
        <w:t xml:space="preserve">maybe </w:t>
      </w:r>
      <w:r w:rsidR="00757285" w:rsidRPr="002A3F64">
        <w:rPr>
          <w:rFonts w:ascii="Arial" w:hAnsi="Arial"/>
          <w:sz w:val="23"/>
          <w:lang w:val="en-CA"/>
          <w:rPrChange w:id="2729" w:author="QC" w:date="2026-07-02T05:33:00Z">
            <w:rPr>
              <w:rFonts w:ascii="Arial" w:hAnsi="Arial"/>
              <w:sz w:val="23"/>
            </w:rPr>
          </w:rPrChange>
        </w:rPr>
        <w:t>20</w:t>
      </w:r>
      <w:r w:rsidR="00955D02" w:rsidRPr="002A3F64">
        <w:rPr>
          <w:rFonts w:ascii="Arial" w:hAnsi="Arial"/>
          <w:sz w:val="23"/>
          <w:lang w:val="en-CA"/>
          <w:rPrChange w:id="2730" w:author="QC" w:date="2026-07-02T05:33:00Z">
            <w:rPr>
              <w:rFonts w:ascii="Arial" w:hAnsi="Arial"/>
              <w:sz w:val="23"/>
            </w:rPr>
          </w:rPrChange>
        </w:rPr>
        <w:t xml:space="preserve"> years ago, um, but she went back.</w:t>
      </w:r>
    </w:p>
    <w:p w14:paraId="3DD3F16B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73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73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733" w:author="QC" w:date="2026-07-02T05:33:00Z">
            <w:rPr>
              <w:rFonts w:ascii="Arial" w:hAnsi="Arial"/>
              <w:sz w:val="23"/>
            </w:rPr>
          </w:rPrChange>
        </w:rPr>
        <w:tab/>
        <w:t>Do you know why she left?</w:t>
      </w:r>
    </w:p>
    <w:p w14:paraId="30C42518" w14:textId="4DAEF62F" w:rsidR="009658E8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73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73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736" w:author="QC" w:date="2026-07-02T05:33:00Z">
            <w:rPr>
              <w:rFonts w:ascii="Arial" w:hAnsi="Arial"/>
              <w:sz w:val="23"/>
            </w:rPr>
          </w:rPrChange>
        </w:rPr>
        <w:tab/>
        <w:t>Um, I think he got into trouble in Dunnville with his job, doing</w:t>
      </w:r>
      <w:del w:id="273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738" w:author="QC" w:date="2026-07-02T05:33:00Z">
        <w:r w:rsidR="009658E8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739" w:author="QC" w:date="2026-07-02T05:33:00Z">
            <w:rPr>
              <w:rFonts w:ascii="Arial" w:hAnsi="Arial"/>
              <w:sz w:val="23"/>
            </w:rPr>
          </w:rPrChange>
        </w:rPr>
        <w:t xml:space="preserve"> I think he was</w:t>
      </w:r>
      <w:r w:rsidR="00757285" w:rsidRPr="002A3F64">
        <w:rPr>
          <w:rFonts w:ascii="Arial" w:hAnsi="Arial"/>
          <w:sz w:val="23"/>
          <w:lang w:val="en-CA"/>
          <w:rPrChange w:id="2740" w:author="QC" w:date="2026-07-02T05:33:00Z">
            <w:rPr>
              <w:rFonts w:ascii="Arial" w:hAnsi="Arial"/>
              <w:sz w:val="23"/>
            </w:rPr>
          </w:rPrChange>
        </w:rPr>
        <w:t>-, t</w:t>
      </w:r>
      <w:r w:rsidR="00955D02" w:rsidRPr="002A3F64">
        <w:rPr>
          <w:rFonts w:ascii="Arial" w:hAnsi="Arial"/>
          <w:sz w:val="23"/>
          <w:lang w:val="en-CA"/>
          <w:rPrChange w:id="2741" w:author="QC" w:date="2026-07-02T05:33:00Z">
            <w:rPr>
              <w:rFonts w:ascii="Arial" w:hAnsi="Arial"/>
              <w:sz w:val="23"/>
            </w:rPr>
          </w:rPrChange>
        </w:rPr>
        <w:t>his is what she told me, that he got into a situation where I think the people where he was working were all drinking</w:t>
      </w:r>
      <w:del w:id="274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743" w:author="QC" w:date="2026-07-02T05:33:00Z">
            <w:rPr>
              <w:rFonts w:ascii="Arial" w:hAnsi="Arial"/>
              <w:sz w:val="23"/>
            </w:rPr>
          </w:rPrChange>
        </w:rPr>
        <w:t xml:space="preserve"> and somebody took a picture, maybe he took a picture of</w:t>
      </w:r>
      <w:del w:id="274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745" w:author="QC" w:date="2026-07-02T05:33:00Z">
            <w:rPr>
              <w:rFonts w:ascii="Arial" w:hAnsi="Arial"/>
              <w:sz w:val="23"/>
            </w:rPr>
          </w:rPrChange>
        </w:rPr>
        <w:t xml:space="preserve"> or </w:t>
      </w:r>
      <w:del w:id="274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s-</w:delText>
        </w:r>
        <w:r w:rsidR="00757285">
          <w:rPr>
            <w:rFonts w:ascii="Arial" w:hAnsi="Arial" w:cs="Arial"/>
            <w:bCs/>
            <w:sz w:val="23"/>
          </w:rPr>
          <w:delText>,</w:delText>
        </w:r>
        <w:r w:rsidR="00955D02" w:rsidRPr="00955D02">
          <w:rPr>
            <w:rFonts w:ascii="Arial" w:hAnsi="Arial" w:cs="Arial"/>
            <w:bCs/>
            <w:sz w:val="23"/>
          </w:rPr>
          <w:delText xml:space="preserve"> </w:delText>
        </w:r>
      </w:del>
      <w:r w:rsidR="00955D02" w:rsidRPr="002A3F64">
        <w:rPr>
          <w:rFonts w:ascii="Arial" w:hAnsi="Arial"/>
          <w:sz w:val="23"/>
          <w:lang w:val="en-CA"/>
          <w:rPrChange w:id="2747" w:author="QC" w:date="2026-07-02T05:33:00Z">
            <w:rPr>
              <w:rFonts w:ascii="Arial" w:hAnsi="Arial"/>
              <w:sz w:val="23"/>
            </w:rPr>
          </w:rPrChange>
        </w:rPr>
        <w:t xml:space="preserve">a picture of </w:t>
      </w:r>
      <w:r w:rsidR="009658E8" w:rsidRPr="002A3F64">
        <w:rPr>
          <w:rFonts w:ascii="Arial" w:hAnsi="Arial"/>
          <w:sz w:val="23"/>
          <w:lang w:val="en-CA"/>
          <w:rPrChange w:id="2748" w:author="QC" w:date="2026-07-02T05:33:00Z">
            <w:rPr>
              <w:rFonts w:ascii="Arial" w:hAnsi="Arial"/>
              <w:sz w:val="23"/>
            </w:rPr>
          </w:rPrChange>
        </w:rPr>
        <w:t>him</w:t>
      </w:r>
      <w:del w:id="274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750" w:author="QC" w:date="2026-07-02T05:33:00Z">
        <w:r w:rsidR="009658E8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751" w:author="QC" w:date="2026-07-02T05:33:00Z">
            <w:rPr>
              <w:rFonts w:ascii="Arial" w:hAnsi="Arial"/>
              <w:sz w:val="23"/>
            </w:rPr>
          </w:rPrChange>
        </w:rPr>
        <w:t xml:space="preserve"> uh, I don't know, </w:t>
      </w:r>
      <w:del w:id="275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a-</w:delText>
        </w:r>
        <w:r w:rsidR="00757285">
          <w:rPr>
            <w:rFonts w:ascii="Arial" w:hAnsi="Arial" w:cs="Arial"/>
            <w:bCs/>
            <w:sz w:val="23"/>
          </w:rPr>
          <w:delText>,</w:delText>
        </w:r>
        <w:r w:rsidR="00955D02" w:rsidRPr="00955D02">
          <w:rPr>
            <w:rFonts w:ascii="Arial" w:hAnsi="Arial" w:cs="Arial"/>
            <w:bCs/>
            <w:sz w:val="23"/>
          </w:rPr>
          <w:delText xml:space="preserve"> </w:delText>
        </w:r>
      </w:del>
      <w:r w:rsidR="00955D02" w:rsidRPr="002A3F64">
        <w:rPr>
          <w:rFonts w:ascii="Arial" w:hAnsi="Arial"/>
          <w:sz w:val="23"/>
          <w:lang w:val="en-CA"/>
          <w:rPrChange w:id="2753" w:author="QC" w:date="2026-07-02T05:33:00Z">
            <w:rPr>
              <w:rFonts w:ascii="Arial" w:hAnsi="Arial"/>
              <w:sz w:val="23"/>
            </w:rPr>
          </w:rPrChange>
        </w:rPr>
        <w:t>some nude picture of some woman</w:t>
      </w:r>
      <w:del w:id="275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755" w:author="QC" w:date="2026-07-02T05:33:00Z">
            <w:rPr>
              <w:rFonts w:ascii="Arial" w:hAnsi="Arial"/>
              <w:sz w:val="23"/>
            </w:rPr>
          </w:rPrChange>
        </w:rPr>
        <w:t xml:space="preserve"> or that </w:t>
      </w:r>
      <w:del w:id="275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s-</w:delText>
        </w:r>
        <w:r w:rsidR="00757285">
          <w:rPr>
            <w:rFonts w:ascii="Arial" w:hAnsi="Arial" w:cs="Arial"/>
            <w:bCs/>
            <w:sz w:val="23"/>
          </w:rPr>
          <w:delText>,</w:delText>
        </w:r>
        <w:r w:rsidR="00955D02" w:rsidRPr="00955D02">
          <w:rPr>
            <w:rFonts w:ascii="Arial" w:hAnsi="Arial" w:cs="Arial"/>
            <w:bCs/>
            <w:sz w:val="23"/>
          </w:rPr>
          <w:delText xml:space="preserve"> </w:delText>
        </w:r>
      </w:del>
      <w:r w:rsidR="00955D02" w:rsidRPr="002A3F64">
        <w:rPr>
          <w:rFonts w:ascii="Arial" w:hAnsi="Arial"/>
          <w:sz w:val="23"/>
          <w:lang w:val="en-CA"/>
          <w:rPrChange w:id="2757" w:author="QC" w:date="2026-07-02T05:33:00Z">
            <w:rPr>
              <w:rFonts w:ascii="Arial" w:hAnsi="Arial"/>
              <w:sz w:val="23"/>
            </w:rPr>
          </w:rPrChange>
        </w:rPr>
        <w:t xml:space="preserve">he had attacked.  It was an allegation that he </w:t>
      </w:r>
      <w:del w:id="275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maybe</w:delText>
        </w:r>
      </w:del>
      <w:ins w:id="2759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may</w:t>
        </w:r>
        <w:r w:rsidR="009658E8" w:rsidRPr="002A3F64">
          <w:rPr>
            <w:rFonts w:ascii="Arial" w:hAnsi="Arial" w:cs="Arial"/>
            <w:bCs/>
            <w:sz w:val="23"/>
            <w:lang w:val="en-CA"/>
          </w:rPr>
          <w:t xml:space="preserve"> 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be</w:t>
        </w:r>
      </w:ins>
      <w:r w:rsidR="00955D02" w:rsidRPr="002A3F64">
        <w:rPr>
          <w:rFonts w:ascii="Arial" w:hAnsi="Arial"/>
          <w:sz w:val="23"/>
          <w:lang w:val="en-CA"/>
          <w:rPrChange w:id="2760" w:author="QC" w:date="2026-07-02T05:33:00Z">
            <w:rPr>
              <w:rFonts w:ascii="Arial" w:hAnsi="Arial"/>
              <w:sz w:val="23"/>
            </w:rPr>
          </w:rPrChange>
        </w:rPr>
        <w:t xml:space="preserve"> sexually abused some woman</w:t>
      </w:r>
      <w:ins w:id="2761" w:author="QC" w:date="2026-07-02T05:33:00Z">
        <w:r w:rsidR="009658E8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762" w:author="QC" w:date="2026-07-02T05:33:00Z">
            <w:rPr>
              <w:rFonts w:ascii="Arial" w:hAnsi="Arial"/>
              <w:sz w:val="23"/>
            </w:rPr>
          </w:rPrChange>
        </w:rPr>
        <w:t xml:space="preserve"> so, um, then from that point on, he hadn't been able to get bonded or anything.  That's</w:t>
      </w:r>
      <w:ins w:id="2763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 what</w:t>
        </w:r>
      </w:ins>
      <w:r w:rsidR="00955D02" w:rsidRPr="002A3F64">
        <w:rPr>
          <w:rFonts w:ascii="Arial" w:hAnsi="Arial"/>
          <w:sz w:val="23"/>
          <w:lang w:val="en-CA"/>
          <w:rPrChange w:id="2764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</w:p>
    <w:p w14:paraId="13A0F29C" w14:textId="4C273C52" w:rsidR="00955D02" w:rsidRPr="002A3F64" w:rsidRDefault="009658E8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76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766" w:author="QC" w:date="2026-07-02T05:33:00Z">
            <w:rPr>
              <w:rFonts w:ascii="Arial" w:hAnsi="Arial"/>
              <w:sz w:val="23"/>
            </w:rPr>
          </w:rPrChange>
        </w:rPr>
        <w:t>00:46</w:t>
      </w:r>
      <w:r w:rsidRPr="002A3F64">
        <w:rPr>
          <w:rFonts w:ascii="Arial" w:hAnsi="Arial"/>
          <w:sz w:val="23"/>
          <w:lang w:val="en-CA"/>
          <w:rPrChange w:id="2767" w:author="QC" w:date="2026-07-02T05:33:00Z">
            <w:rPr>
              <w:rFonts w:ascii="Arial" w:hAnsi="Arial"/>
              <w:sz w:val="23"/>
            </w:rPr>
          </w:rPrChange>
        </w:rPr>
        <w:tab/>
      </w:r>
      <w:del w:id="276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what </w:delText>
        </w:r>
      </w:del>
      <w:r w:rsidR="00955D02" w:rsidRPr="002A3F64">
        <w:rPr>
          <w:rFonts w:ascii="Arial" w:hAnsi="Arial"/>
          <w:sz w:val="23"/>
          <w:lang w:val="en-CA"/>
          <w:rPrChange w:id="2769" w:author="QC" w:date="2026-07-02T05:33:00Z">
            <w:rPr>
              <w:rFonts w:ascii="Arial" w:hAnsi="Arial"/>
              <w:sz w:val="23"/>
            </w:rPr>
          </w:rPrChange>
        </w:rPr>
        <w:t>I've known of George.</w:t>
      </w:r>
    </w:p>
    <w:p w14:paraId="2087FA54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77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77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772" w:author="QC" w:date="2026-07-02T05:33:00Z">
            <w:rPr>
              <w:rFonts w:ascii="Arial" w:hAnsi="Arial"/>
              <w:sz w:val="23"/>
            </w:rPr>
          </w:rPrChange>
        </w:rPr>
        <w:tab/>
        <w:t>Okay.  So she left, and how long was she gone for?</w:t>
      </w:r>
    </w:p>
    <w:p w14:paraId="1B9B3013" w14:textId="1841E810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77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77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775" w:author="QC" w:date="2026-07-02T05:33:00Z">
            <w:rPr>
              <w:rFonts w:ascii="Arial" w:hAnsi="Arial"/>
              <w:sz w:val="23"/>
            </w:rPr>
          </w:rPrChange>
        </w:rPr>
        <w:tab/>
        <w:t>Uh, well, she actually</w:t>
      </w:r>
      <w:ins w:id="2776" w:author="QC" w:date="2026-07-02T05:33:00Z">
        <w:r w:rsidR="009658E8" w:rsidRPr="002A3F64">
          <w:rPr>
            <w:rFonts w:ascii="Arial" w:hAnsi="Arial" w:cs="Arial"/>
            <w:bCs/>
            <w:sz w:val="23"/>
            <w:lang w:val="en-CA"/>
          </w:rPr>
          <w:t>-,</w:t>
        </w:r>
      </w:ins>
      <w:r w:rsidR="00955D02" w:rsidRPr="002A3F64">
        <w:rPr>
          <w:rFonts w:ascii="Arial" w:hAnsi="Arial"/>
          <w:sz w:val="23"/>
          <w:lang w:val="en-CA"/>
          <w:rPrChange w:id="2777" w:author="QC" w:date="2026-07-02T05:33:00Z">
            <w:rPr>
              <w:rFonts w:ascii="Arial" w:hAnsi="Arial"/>
              <w:sz w:val="23"/>
            </w:rPr>
          </w:rPrChange>
        </w:rPr>
        <w:t xml:space="preserve"> like I live on Cottage Street, she </w:t>
      </w:r>
      <w:r w:rsidR="00955D02" w:rsidRPr="002A3F64">
        <w:rPr>
          <w:rFonts w:ascii="Arial" w:hAnsi="Arial"/>
          <w:sz w:val="23"/>
          <w:lang w:val="en-CA"/>
          <w:rPrChange w:id="2778" w:author="QC" w:date="2026-07-02T05:33:00Z">
            <w:rPr>
              <w:rFonts w:ascii="Arial" w:hAnsi="Arial"/>
              <w:sz w:val="23"/>
            </w:rPr>
          </w:rPrChange>
        </w:rPr>
        <w:lastRenderedPageBreak/>
        <w:t>actually</w:t>
      </w:r>
      <w:del w:id="277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780" w:author="QC" w:date="2026-07-02T05:33:00Z">
        <w:r w:rsidR="009658E8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781" w:author="QC" w:date="2026-07-02T05:33:00Z">
            <w:rPr>
              <w:rFonts w:ascii="Arial" w:hAnsi="Arial"/>
              <w:sz w:val="23"/>
            </w:rPr>
          </w:rPrChange>
        </w:rPr>
        <w:t xml:space="preserve"> 'cause she's from Niagara-on-the-Lake, and so she was actually staying at the Dietz's in their back</w:t>
      </w:r>
      <w:ins w:id="2782" w:author="QC" w:date="2026-07-02T05:33:00Z">
        <w:r w:rsidR="009658E8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783" w:author="QC" w:date="2026-07-02T05:33:00Z">
            <w:rPr>
              <w:rFonts w:ascii="Arial" w:hAnsi="Arial"/>
              <w:sz w:val="23"/>
            </w:rPr>
          </w:rPrChange>
        </w:rPr>
        <w:t xml:space="preserve"> and they have like a, a granny flat or whatever you call it.  So she was there for, I don't know, maybe a month or I'm not sure, but...</w:t>
      </w:r>
    </w:p>
    <w:p w14:paraId="2B900E4A" w14:textId="33707239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78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78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786" w:author="QC" w:date="2026-07-02T05:33:00Z">
            <w:rPr>
              <w:rFonts w:ascii="Arial" w:hAnsi="Arial"/>
              <w:sz w:val="23"/>
            </w:rPr>
          </w:rPrChange>
        </w:rPr>
        <w:tab/>
        <w:t>Okay</w:t>
      </w:r>
      <w:del w:id="278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and</w:delText>
        </w:r>
      </w:del>
      <w:ins w:id="2788" w:author="QC" w:date="2026-07-02T05:33:00Z">
        <w:r w:rsidR="009658E8" w:rsidRPr="002A3F64">
          <w:rPr>
            <w:rFonts w:ascii="Arial" w:hAnsi="Arial" w:cs="Arial"/>
            <w:bCs/>
            <w:sz w:val="23"/>
            <w:lang w:val="en-CA"/>
          </w:rPr>
          <w:t>. 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2789" w:author="QC" w:date="2026-07-02T05:33:00Z">
            <w:rPr>
              <w:rFonts w:ascii="Arial" w:hAnsi="Arial"/>
              <w:sz w:val="23"/>
            </w:rPr>
          </w:rPrChange>
        </w:rPr>
        <w:t xml:space="preserve"> this is </w:t>
      </w:r>
      <w:r w:rsidR="004A7474" w:rsidRPr="002A3F64">
        <w:rPr>
          <w:rFonts w:ascii="Arial" w:hAnsi="Arial"/>
          <w:sz w:val="23"/>
          <w:lang w:val="en-CA"/>
          <w:rPrChange w:id="2790" w:author="QC" w:date="2026-07-02T05:33:00Z">
            <w:rPr>
              <w:rFonts w:ascii="Arial" w:hAnsi="Arial"/>
              <w:sz w:val="23"/>
            </w:rPr>
          </w:rPrChange>
        </w:rPr>
        <w:t>20</w:t>
      </w:r>
      <w:r w:rsidR="00955D02" w:rsidRPr="002A3F64">
        <w:rPr>
          <w:rFonts w:ascii="Arial" w:hAnsi="Arial"/>
          <w:sz w:val="23"/>
          <w:lang w:val="en-CA"/>
          <w:rPrChange w:id="2791" w:author="QC" w:date="2026-07-02T05:33:00Z">
            <w:rPr>
              <w:rFonts w:ascii="Arial" w:hAnsi="Arial"/>
              <w:sz w:val="23"/>
            </w:rPr>
          </w:rPrChange>
        </w:rPr>
        <w:t xml:space="preserve"> years ago?</w:t>
      </w:r>
    </w:p>
    <w:p w14:paraId="7BDAC853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moveFrom w:id="2792" w:author="QC" w:date="2026-07-02T05:33:00Z"/>
          <w:rFonts w:ascii="Arial" w:hAnsi="Arial"/>
          <w:sz w:val="23"/>
          <w:lang w:val="en-CA"/>
          <w:rPrChange w:id="2793" w:author="QC" w:date="2026-07-02T05:33:00Z">
            <w:rPr>
              <w:moveFrom w:id="2794" w:author="QC" w:date="2026-07-02T05:33:00Z"/>
              <w:rFonts w:ascii="Arial" w:hAnsi="Arial"/>
              <w:sz w:val="23"/>
            </w:rPr>
          </w:rPrChange>
        </w:rPr>
      </w:pPr>
      <w:moveFromRangeStart w:id="2795" w:author="QC" w:date="2026-07-02T05:33:00Z" w:name="move233862857"/>
      <w:moveFrom w:id="2796" w:author="QC" w:date="2026-07-02T05:33:00Z">
        <w:r w:rsidRPr="002A3F64">
          <w:rPr>
            <w:rFonts w:ascii="Arial" w:hAnsi="Arial"/>
            <w:sz w:val="23"/>
            <w:lang w:val="en-CA"/>
            <w:rPrChange w:id="2797" w:author="QC" w:date="2026-07-02T05:33:00Z">
              <w:rPr>
                <w:rFonts w:ascii="Arial" w:hAnsi="Arial"/>
                <w:sz w:val="23"/>
              </w:rPr>
            </w:rPrChange>
          </w:rPr>
          <w:t>KAREN:</w:t>
        </w:r>
        <w:r w:rsidR="00955D02" w:rsidRPr="002A3F64">
          <w:rPr>
            <w:rFonts w:ascii="Arial" w:hAnsi="Arial"/>
            <w:sz w:val="23"/>
            <w:lang w:val="en-CA"/>
            <w:rPrChange w:id="2798" w:author="QC" w:date="2026-07-02T05:33:00Z">
              <w:rPr>
                <w:rFonts w:ascii="Arial" w:hAnsi="Arial"/>
                <w:sz w:val="23"/>
              </w:rPr>
            </w:rPrChange>
          </w:rPr>
          <w:tab/>
          <w:t>Yeah.</w:t>
        </w:r>
      </w:moveFrom>
    </w:p>
    <w:moveFromRangeEnd w:id="2795"/>
    <w:p w14:paraId="5080E80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moveTo w:id="2799" w:author="QC" w:date="2026-07-02T05:33:00Z"/>
          <w:rFonts w:ascii="Arial" w:hAnsi="Arial"/>
          <w:sz w:val="23"/>
          <w:lang w:val="en-CA"/>
          <w:rPrChange w:id="2800" w:author="QC" w:date="2026-07-02T05:33:00Z">
            <w:rPr>
              <w:moveTo w:id="2801" w:author="QC" w:date="2026-07-02T05:33:00Z"/>
              <w:rFonts w:ascii="Arial" w:hAnsi="Arial"/>
              <w:sz w:val="23"/>
            </w:rPr>
          </w:rPrChange>
        </w:rPr>
      </w:pPr>
      <w:moveToRangeStart w:id="2802" w:author="QC" w:date="2026-07-02T05:33:00Z" w:name="move233862849"/>
      <w:moveTo w:id="2803" w:author="QC" w:date="2026-07-02T05:33:00Z">
        <w:r w:rsidRPr="002A3F64">
          <w:rPr>
            <w:rFonts w:ascii="Arial" w:hAnsi="Arial"/>
            <w:sz w:val="23"/>
            <w:lang w:val="en-CA"/>
            <w:rPrChange w:id="2804" w:author="QC" w:date="2026-07-02T05:33:00Z">
              <w:rPr>
                <w:rFonts w:ascii="Arial" w:hAnsi="Arial"/>
                <w:sz w:val="23"/>
              </w:rPr>
            </w:rPrChange>
          </w:rPr>
          <w:t>KAREN:</w:t>
        </w:r>
        <w:r w:rsidR="00955D02" w:rsidRPr="002A3F64">
          <w:rPr>
            <w:rFonts w:ascii="Arial" w:hAnsi="Arial"/>
            <w:sz w:val="23"/>
            <w:lang w:val="en-CA"/>
            <w:rPrChange w:id="2805" w:author="QC" w:date="2026-07-02T05:33:00Z">
              <w:rPr>
                <w:rFonts w:ascii="Arial" w:hAnsi="Arial"/>
                <w:sz w:val="23"/>
              </w:rPr>
            </w:rPrChange>
          </w:rPr>
          <w:tab/>
          <w:t>Yeah.</w:t>
        </w:r>
      </w:moveTo>
    </w:p>
    <w:moveToRangeEnd w:id="2802"/>
    <w:p w14:paraId="7C512DE6" w14:textId="13440D45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0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0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808" w:author="QC" w:date="2026-07-02T05:33:00Z">
            <w:rPr>
              <w:rFonts w:ascii="Arial" w:hAnsi="Arial"/>
              <w:sz w:val="23"/>
            </w:rPr>
          </w:rPrChange>
        </w:rPr>
        <w:tab/>
        <w:t>All right</w:t>
      </w:r>
      <w:del w:id="280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so</w:delText>
        </w:r>
      </w:del>
      <w:ins w:id="2810" w:author="QC" w:date="2026-07-02T05:33:00Z">
        <w:r w:rsidR="009658E8" w:rsidRPr="002A3F64">
          <w:rPr>
            <w:rFonts w:ascii="Arial" w:hAnsi="Arial" w:cs="Arial"/>
            <w:bCs/>
            <w:sz w:val="23"/>
            <w:lang w:val="en-CA"/>
          </w:rPr>
          <w:t>.  S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o</w:t>
        </w:r>
      </w:ins>
      <w:r w:rsidR="00955D02" w:rsidRPr="002A3F64">
        <w:rPr>
          <w:rFonts w:ascii="Arial" w:hAnsi="Arial"/>
          <w:sz w:val="23"/>
          <w:lang w:val="en-CA"/>
          <w:rPrChange w:id="2811" w:author="QC" w:date="2026-07-02T05:33:00Z">
            <w:rPr>
              <w:rFonts w:ascii="Arial" w:hAnsi="Arial"/>
              <w:sz w:val="23"/>
            </w:rPr>
          </w:rPrChange>
        </w:rPr>
        <w:t xml:space="preserve"> she's gone for a month and went back to them?</w:t>
      </w:r>
    </w:p>
    <w:p w14:paraId="515AD1F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1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1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814" w:author="QC" w:date="2026-07-02T05:33:00Z">
            <w:rPr>
              <w:rFonts w:ascii="Arial" w:hAnsi="Arial"/>
              <w:sz w:val="23"/>
            </w:rPr>
          </w:rPrChange>
        </w:rPr>
        <w:tab/>
        <w:t>Yeah.</w:t>
      </w:r>
    </w:p>
    <w:p w14:paraId="2435722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1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16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817" w:author="QC" w:date="2026-07-02T05:33:00Z">
            <w:rPr>
              <w:rFonts w:ascii="Arial" w:hAnsi="Arial"/>
              <w:sz w:val="23"/>
            </w:rPr>
          </w:rPrChange>
        </w:rPr>
        <w:tab/>
        <w:t>All right.  Um, and they've been together ever since?</w:t>
      </w:r>
    </w:p>
    <w:p w14:paraId="31692D5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1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19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820" w:author="QC" w:date="2026-07-02T05:33:00Z">
            <w:rPr>
              <w:rFonts w:ascii="Arial" w:hAnsi="Arial"/>
              <w:sz w:val="23"/>
            </w:rPr>
          </w:rPrChange>
        </w:rPr>
        <w:tab/>
        <w:t>Yeah, but</w:t>
      </w:r>
      <w:r w:rsidR="00CE229E" w:rsidRPr="002A3F64">
        <w:rPr>
          <w:rFonts w:ascii="Arial" w:hAnsi="Arial"/>
          <w:sz w:val="23"/>
          <w:lang w:val="en-CA"/>
          <w:rPrChange w:id="2821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822" w:author="QC" w:date="2026-07-02T05:33:00Z">
            <w:rPr>
              <w:rFonts w:ascii="Arial" w:hAnsi="Arial"/>
              <w:sz w:val="23"/>
            </w:rPr>
          </w:rPrChange>
        </w:rPr>
        <w:t>ou know, it's been rocky.</w:t>
      </w:r>
    </w:p>
    <w:p w14:paraId="2AFC4C8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2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2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825" w:author="QC" w:date="2026-07-02T05:33:00Z">
            <w:rPr>
              <w:rFonts w:ascii="Arial" w:hAnsi="Arial"/>
              <w:sz w:val="23"/>
            </w:rPr>
          </w:rPrChange>
        </w:rPr>
        <w:tab/>
        <w:t>Okay.  In what way?</w:t>
      </w:r>
    </w:p>
    <w:p w14:paraId="2C109130" w14:textId="6E798360" w:rsidR="00B70A70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2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2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828" w:author="QC" w:date="2026-07-02T05:33:00Z">
            <w:rPr>
              <w:rFonts w:ascii="Arial" w:hAnsi="Arial"/>
              <w:sz w:val="23"/>
            </w:rPr>
          </w:rPrChange>
        </w:rPr>
        <w:tab/>
        <w:t>Uh, well, he</w:t>
      </w:r>
      <w:r w:rsidR="00CE229E" w:rsidRPr="002A3F64">
        <w:rPr>
          <w:rFonts w:ascii="Arial" w:hAnsi="Arial"/>
          <w:sz w:val="23"/>
          <w:lang w:val="en-CA"/>
          <w:rPrChange w:id="2829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830" w:author="QC" w:date="2026-07-02T05:33:00Z">
            <w:rPr>
              <w:rFonts w:ascii="Arial" w:hAnsi="Arial"/>
              <w:sz w:val="23"/>
            </w:rPr>
          </w:rPrChange>
        </w:rPr>
        <w:t>ou know, he just didn't wanna talk to her about the problems that the boys had</w:t>
      </w:r>
      <w:del w:id="283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832" w:author="QC" w:date="2026-07-02T05:33:00Z">
            <w:rPr>
              <w:rFonts w:ascii="Arial" w:hAnsi="Arial"/>
              <w:sz w:val="23"/>
            </w:rPr>
          </w:rPrChange>
        </w:rPr>
        <w:t xml:space="preserve"> and</w:t>
      </w:r>
      <w:r w:rsidR="00CE229E" w:rsidRPr="002A3F64">
        <w:rPr>
          <w:rFonts w:ascii="Arial" w:hAnsi="Arial"/>
          <w:sz w:val="23"/>
          <w:lang w:val="en-CA"/>
          <w:rPrChange w:id="2833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834" w:author="QC" w:date="2026-07-02T05:33:00Z">
            <w:rPr>
              <w:rFonts w:ascii="Arial" w:hAnsi="Arial"/>
              <w:sz w:val="23"/>
            </w:rPr>
          </w:rPrChange>
        </w:rPr>
        <w:t>ou know</w:t>
      </w:r>
      <w:r w:rsidR="004A7474" w:rsidRPr="002A3F64">
        <w:rPr>
          <w:rFonts w:ascii="Arial" w:hAnsi="Arial"/>
          <w:sz w:val="23"/>
          <w:lang w:val="en-CA"/>
          <w:rPrChange w:id="2835" w:author="QC" w:date="2026-07-02T05:33:00Z">
            <w:rPr>
              <w:rFonts w:ascii="Arial" w:hAnsi="Arial"/>
              <w:sz w:val="23"/>
            </w:rPr>
          </w:rPrChange>
        </w:rPr>
        <w:t>, he'd drink a lot and, um, and,</w:t>
      </w:r>
      <w:r w:rsidR="00955D02" w:rsidRPr="002A3F64">
        <w:rPr>
          <w:rFonts w:ascii="Arial" w:hAnsi="Arial"/>
          <w:sz w:val="23"/>
          <w:lang w:val="en-CA"/>
          <w:rPrChange w:id="2836" w:author="QC" w:date="2026-07-02T05:33:00Z">
            <w:rPr>
              <w:rFonts w:ascii="Arial" w:hAnsi="Arial"/>
              <w:sz w:val="23"/>
            </w:rPr>
          </w:rPrChange>
        </w:rPr>
        <w:t xml:space="preserve"> and poor George, I mean, he</w:t>
      </w:r>
      <w:del w:id="283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w-</w:delText>
        </w:r>
        <w:r w:rsidR="00B70A70">
          <w:rPr>
            <w:rFonts w:ascii="Arial" w:hAnsi="Arial" w:cs="Arial"/>
            <w:bCs/>
            <w:sz w:val="23"/>
          </w:rPr>
          <w:delText>,</w:delText>
        </w:r>
      </w:del>
      <w:ins w:id="2838" w:author="QC" w:date="2026-07-02T05:33:00Z">
        <w:r w:rsidR="00B70A70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839" w:author="QC" w:date="2026-07-02T05:33:00Z">
            <w:rPr>
              <w:rFonts w:ascii="Arial" w:hAnsi="Arial"/>
              <w:sz w:val="23"/>
            </w:rPr>
          </w:rPrChange>
        </w:rPr>
        <w:t xml:space="preserve"> he worked himself to the bone.  And I, I know I talked to her </w:t>
      </w:r>
    </w:p>
    <w:p w14:paraId="129EB67B" w14:textId="2FE89BA9" w:rsidR="00955D02" w:rsidRPr="002A3F64" w:rsidRDefault="00B70A70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4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41" w:author="QC" w:date="2026-07-02T05:33:00Z">
            <w:rPr>
              <w:rFonts w:ascii="Arial" w:hAnsi="Arial"/>
              <w:sz w:val="23"/>
            </w:rPr>
          </w:rPrChange>
        </w:rPr>
        <w:t>00:47</w:t>
      </w:r>
      <w:r w:rsidRPr="002A3F64">
        <w:rPr>
          <w:rFonts w:ascii="Arial" w:hAnsi="Arial"/>
          <w:sz w:val="23"/>
          <w:lang w:val="en-CA"/>
          <w:rPrChange w:id="2842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2843" w:author="QC" w:date="2026-07-02T05:33:00Z">
            <w:rPr>
              <w:rFonts w:ascii="Arial" w:hAnsi="Arial"/>
              <w:sz w:val="23"/>
            </w:rPr>
          </w:rPrChange>
        </w:rPr>
        <w:t>numerous times about</w:t>
      </w:r>
      <w:r w:rsidR="00CE229E" w:rsidRPr="002A3F64">
        <w:rPr>
          <w:rFonts w:ascii="Arial" w:hAnsi="Arial"/>
          <w:sz w:val="23"/>
          <w:lang w:val="en-CA"/>
          <w:rPrChange w:id="2844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845" w:author="QC" w:date="2026-07-02T05:33:00Z">
            <w:rPr>
              <w:rFonts w:ascii="Arial" w:hAnsi="Arial"/>
              <w:sz w:val="23"/>
            </w:rPr>
          </w:rPrChange>
        </w:rPr>
        <w:t>ou know, his upbringing himself</w:t>
      </w:r>
      <w:del w:id="284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847" w:author="QC" w:date="2026-07-02T05:33:00Z">
            <w:rPr>
              <w:rFonts w:ascii="Arial" w:hAnsi="Arial"/>
              <w:sz w:val="23"/>
            </w:rPr>
          </w:rPrChange>
        </w:rPr>
        <w:t xml:space="preserve"> and that I just</w:t>
      </w:r>
      <w:r w:rsidRPr="002A3F64">
        <w:rPr>
          <w:rFonts w:ascii="Arial" w:hAnsi="Arial"/>
          <w:sz w:val="23"/>
          <w:lang w:val="en-CA"/>
          <w:rPrChange w:id="2848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2849" w:author="QC" w:date="2026-07-02T05:33:00Z">
            <w:rPr>
              <w:rFonts w:ascii="Arial" w:hAnsi="Arial"/>
              <w:sz w:val="23"/>
            </w:rPr>
          </w:rPrChange>
        </w:rPr>
        <w:t>, I kept</w:t>
      </w:r>
      <w:r w:rsidRPr="002A3F64">
        <w:rPr>
          <w:rFonts w:ascii="Arial" w:hAnsi="Arial"/>
          <w:sz w:val="23"/>
          <w:lang w:val="en-CA"/>
          <w:rPrChange w:id="2850" w:author="QC" w:date="2026-07-02T05:33:00Z">
            <w:rPr>
              <w:rFonts w:ascii="Arial" w:hAnsi="Arial"/>
              <w:sz w:val="23"/>
            </w:rPr>
          </w:rPrChange>
        </w:rPr>
        <w:t>-</w:t>
      </w:r>
      <w:r w:rsidR="00CE229E" w:rsidRPr="002A3F64">
        <w:rPr>
          <w:rFonts w:ascii="Arial" w:hAnsi="Arial"/>
          <w:sz w:val="23"/>
          <w:lang w:val="en-CA"/>
          <w:rPrChange w:id="2851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852" w:author="QC" w:date="2026-07-02T05:33:00Z">
            <w:rPr>
              <w:rFonts w:ascii="Arial" w:hAnsi="Arial"/>
              <w:sz w:val="23"/>
            </w:rPr>
          </w:rPrChange>
        </w:rPr>
        <w:t xml:space="preserve">ou know, saying, </w:t>
      </w:r>
      <w:r w:rsidR="004451B3" w:rsidRPr="002A3F64">
        <w:rPr>
          <w:rFonts w:ascii="Arial" w:hAnsi="Arial"/>
          <w:sz w:val="23"/>
          <w:lang w:val="en-CA"/>
          <w:rPrChange w:id="2853" w:author="QC" w:date="2026-07-02T05:33:00Z">
            <w:rPr>
              <w:rFonts w:ascii="Arial" w:hAnsi="Arial"/>
              <w:sz w:val="23"/>
            </w:rPr>
          </w:rPrChange>
        </w:rPr>
        <w:t>u</w:t>
      </w:r>
      <w:r w:rsidR="00955D02" w:rsidRPr="002A3F64">
        <w:rPr>
          <w:rFonts w:ascii="Arial" w:hAnsi="Arial"/>
          <w:sz w:val="23"/>
          <w:lang w:val="en-CA"/>
          <w:rPrChange w:id="2854" w:author="QC" w:date="2026-07-02T05:33:00Z">
            <w:rPr>
              <w:rFonts w:ascii="Arial" w:hAnsi="Arial"/>
              <w:sz w:val="23"/>
            </w:rPr>
          </w:rPrChange>
        </w:rPr>
        <w:t xml:space="preserve">h, he's </w:t>
      </w:r>
      <w:r w:rsidR="004451B3" w:rsidRPr="002A3F64">
        <w:rPr>
          <w:rFonts w:ascii="Arial" w:hAnsi="Arial"/>
          <w:sz w:val="23"/>
          <w:lang w:val="en-CA"/>
          <w:rPrChange w:id="2855" w:author="QC" w:date="2026-07-02T05:33:00Z">
            <w:rPr>
              <w:rFonts w:ascii="Arial" w:hAnsi="Arial"/>
              <w:sz w:val="23"/>
            </w:rPr>
          </w:rPrChange>
        </w:rPr>
        <w:t>fearful</w:t>
      </w:r>
      <w:del w:id="2856" w:author="QC" w:date="2026-07-02T05:33:00Z">
        <w:r w:rsidR="004451B3">
          <w:rPr>
            <w:rFonts w:ascii="Arial" w:hAnsi="Arial" w:cs="Arial"/>
            <w:bCs/>
            <w:sz w:val="23"/>
          </w:rPr>
          <w:delText>.  Like</w:delText>
        </w:r>
      </w:del>
      <w:ins w:id="2857" w:author="QC" w:date="2026-07-02T05:33:00Z">
        <w:r w:rsidR="003A07DD" w:rsidRPr="002A3F64">
          <w:rPr>
            <w:rFonts w:ascii="Arial" w:hAnsi="Arial" w:cs="Arial"/>
            <w:bCs/>
            <w:sz w:val="23"/>
            <w:lang w:val="en-CA"/>
          </w:rPr>
          <w:t>, l</w:t>
        </w:r>
        <w:r w:rsidR="004451B3" w:rsidRPr="002A3F64">
          <w:rPr>
            <w:rFonts w:ascii="Arial" w:hAnsi="Arial" w:cs="Arial"/>
            <w:bCs/>
            <w:sz w:val="23"/>
            <w:lang w:val="en-CA"/>
          </w:rPr>
          <w:t>ike</w:t>
        </w:r>
      </w:ins>
      <w:r w:rsidR="00955D02" w:rsidRPr="002A3F64">
        <w:rPr>
          <w:rFonts w:ascii="Arial" w:hAnsi="Arial"/>
          <w:sz w:val="23"/>
          <w:lang w:val="en-CA"/>
          <w:rPrChange w:id="2858" w:author="QC" w:date="2026-07-02T05:33:00Z">
            <w:rPr>
              <w:rFonts w:ascii="Arial" w:hAnsi="Arial"/>
              <w:sz w:val="23"/>
            </w:rPr>
          </w:rPrChange>
        </w:rPr>
        <w:t xml:space="preserve"> that's why he closes up, right?  So...</w:t>
      </w:r>
    </w:p>
    <w:p w14:paraId="6DCB509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5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6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861" w:author="QC" w:date="2026-07-02T05:33:00Z">
            <w:rPr>
              <w:rFonts w:ascii="Arial" w:hAnsi="Arial"/>
              <w:sz w:val="23"/>
            </w:rPr>
          </w:rPrChange>
        </w:rPr>
        <w:tab/>
        <w:t>George was fearful of?</w:t>
      </w:r>
    </w:p>
    <w:p w14:paraId="2BDEBA3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6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6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864" w:author="QC" w:date="2026-07-02T05:33:00Z">
            <w:rPr>
              <w:rFonts w:ascii="Arial" w:hAnsi="Arial"/>
              <w:sz w:val="23"/>
            </w:rPr>
          </w:rPrChange>
        </w:rPr>
        <w:tab/>
        <w:t>Of just anything, because he was abused so badl</w:t>
      </w:r>
      <w:r w:rsidR="004451B3" w:rsidRPr="002A3F64">
        <w:rPr>
          <w:rFonts w:ascii="Arial" w:hAnsi="Arial"/>
          <w:sz w:val="23"/>
          <w:lang w:val="en-CA"/>
          <w:rPrChange w:id="2865" w:author="QC" w:date="2026-07-02T05:33:00Z">
            <w:rPr>
              <w:rFonts w:ascii="Arial" w:hAnsi="Arial"/>
              <w:sz w:val="23"/>
            </w:rPr>
          </w:rPrChange>
        </w:rPr>
        <w:t>y</w:t>
      </w:r>
      <w:r w:rsidR="00955D02" w:rsidRPr="002A3F64">
        <w:rPr>
          <w:rFonts w:ascii="Arial" w:hAnsi="Arial"/>
          <w:sz w:val="23"/>
          <w:lang w:val="en-CA"/>
          <w:rPrChange w:id="2866" w:author="QC" w:date="2026-07-02T05:33:00Z">
            <w:rPr>
              <w:rFonts w:ascii="Arial" w:hAnsi="Arial"/>
              <w:sz w:val="23"/>
            </w:rPr>
          </w:rPrChange>
        </w:rPr>
        <w:t xml:space="preserve"> and</w:t>
      </w:r>
      <w:r w:rsidR="00CE229E" w:rsidRPr="002A3F64">
        <w:rPr>
          <w:rFonts w:ascii="Arial" w:hAnsi="Arial"/>
          <w:sz w:val="23"/>
          <w:lang w:val="en-CA"/>
          <w:rPrChange w:id="2867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868" w:author="QC" w:date="2026-07-02T05:33:00Z">
            <w:rPr>
              <w:rFonts w:ascii="Arial" w:hAnsi="Arial"/>
              <w:sz w:val="23"/>
            </w:rPr>
          </w:rPrChange>
        </w:rPr>
        <w:t>ou know, his reaction is, I mean, my reaction is stop, fight, flight, freeze, and I freeze to deal with that, and he does the same.</w:t>
      </w:r>
    </w:p>
    <w:p w14:paraId="1A9BC833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6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7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871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655C00AD" w14:textId="09A85E5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7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7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874" w:author="QC" w:date="2026-07-02T05:33:00Z">
            <w:rPr>
              <w:rFonts w:ascii="Arial" w:hAnsi="Arial"/>
              <w:sz w:val="23"/>
            </w:rPr>
          </w:rPrChange>
        </w:rPr>
        <w:tab/>
        <w:t>I really don't believe this has even happened</w:t>
      </w:r>
      <w:del w:id="287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876" w:author="QC" w:date="2026-07-02T05:33:00Z">
            <w:rPr>
              <w:rFonts w:ascii="Arial" w:hAnsi="Arial"/>
              <w:sz w:val="23"/>
            </w:rPr>
          </w:rPrChange>
        </w:rPr>
        <w:t xml:space="preserve"> to tell you the truth.  I just have to...</w:t>
      </w:r>
    </w:p>
    <w:p w14:paraId="1592D6E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7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78" w:author="QC" w:date="2026-07-02T05:33:00Z">
            <w:rPr>
              <w:rFonts w:ascii="Arial" w:hAnsi="Arial"/>
              <w:sz w:val="23"/>
            </w:rPr>
          </w:rPrChange>
        </w:rPr>
        <w:lastRenderedPageBreak/>
        <w:t>BRIGGS:</w:t>
      </w:r>
      <w:r w:rsidR="00955D02" w:rsidRPr="002A3F64">
        <w:rPr>
          <w:rFonts w:ascii="Arial" w:hAnsi="Arial"/>
          <w:sz w:val="23"/>
          <w:lang w:val="en-CA"/>
          <w:rPrChange w:id="2879" w:author="QC" w:date="2026-07-02T05:33:00Z">
            <w:rPr>
              <w:rFonts w:ascii="Arial" w:hAnsi="Arial"/>
              <w:sz w:val="23"/>
            </w:rPr>
          </w:rPrChange>
        </w:rPr>
        <w:tab/>
        <w:t>You're blocking things out.</w:t>
      </w:r>
    </w:p>
    <w:p w14:paraId="3D4A03AD" w14:textId="4BDB599C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8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8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882" w:author="QC" w:date="2026-07-02T05:33:00Z">
            <w:rPr>
              <w:rFonts w:ascii="Arial" w:hAnsi="Arial"/>
              <w:sz w:val="23"/>
            </w:rPr>
          </w:rPrChange>
        </w:rPr>
        <w:tab/>
        <w:t>I</w:t>
      </w:r>
      <w:del w:id="288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-</w:delText>
        </w:r>
        <w:r w:rsidR="004451B3">
          <w:rPr>
            <w:rFonts w:ascii="Arial" w:hAnsi="Arial" w:cs="Arial"/>
            <w:bCs/>
            <w:sz w:val="23"/>
          </w:rPr>
          <w:delText>,</w:delText>
        </w:r>
      </w:del>
      <w:ins w:id="2884" w:author="QC" w:date="2026-07-02T05:33:00Z">
        <w:r w:rsidR="004451B3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885" w:author="QC" w:date="2026-07-02T05:33:00Z">
            <w:rPr>
              <w:rFonts w:ascii="Arial" w:hAnsi="Arial"/>
              <w:sz w:val="23"/>
            </w:rPr>
          </w:rPrChange>
        </w:rPr>
        <w:t xml:space="preserve"> I have to, 'cause I have to stay healthy for my family</w:t>
      </w:r>
      <w:del w:id="288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887" w:author="QC" w:date="2026-07-02T05:33:00Z">
            <w:rPr>
              <w:rFonts w:ascii="Arial" w:hAnsi="Arial"/>
              <w:sz w:val="23"/>
            </w:rPr>
          </w:rPrChange>
        </w:rPr>
        <w:t xml:space="preserve"> and I'm not letting that issue affect how I</w:t>
      </w:r>
      <w:r w:rsidR="004451B3" w:rsidRPr="002A3F64">
        <w:rPr>
          <w:rFonts w:ascii="Arial" w:hAnsi="Arial"/>
          <w:sz w:val="23"/>
          <w:lang w:val="en-CA"/>
          <w:rPrChange w:id="2888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2889" w:author="QC" w:date="2026-07-02T05:33:00Z">
            <w:rPr>
              <w:rFonts w:ascii="Arial" w:hAnsi="Arial"/>
              <w:sz w:val="23"/>
            </w:rPr>
          </w:rPrChange>
        </w:rPr>
        <w:t>, my mental health.</w:t>
      </w:r>
    </w:p>
    <w:p w14:paraId="5B7BD571" w14:textId="77777777" w:rsidR="004451B3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9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9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892" w:author="QC" w:date="2026-07-02T05:33:00Z">
            <w:rPr>
              <w:rFonts w:ascii="Arial" w:hAnsi="Arial"/>
              <w:sz w:val="23"/>
            </w:rPr>
          </w:rPrChange>
        </w:rPr>
        <w:tab/>
        <w:t xml:space="preserve">Okay.  Let me just summarize quickly here then, so we </w:t>
      </w:r>
    </w:p>
    <w:p w14:paraId="38B848D6" w14:textId="3DAE3374" w:rsidR="00955D02" w:rsidRPr="002A3F64" w:rsidRDefault="004451B3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89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894" w:author="QC" w:date="2026-07-02T05:33:00Z">
            <w:rPr>
              <w:rFonts w:ascii="Arial" w:hAnsi="Arial"/>
              <w:sz w:val="23"/>
            </w:rPr>
          </w:rPrChange>
        </w:rPr>
        <w:t>00:48</w:t>
      </w:r>
      <w:r w:rsidRPr="002A3F64">
        <w:rPr>
          <w:rFonts w:ascii="Arial" w:hAnsi="Arial"/>
          <w:sz w:val="23"/>
          <w:lang w:val="en-CA"/>
          <w:rPrChange w:id="2895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2896" w:author="QC" w:date="2026-07-02T05:33:00Z">
            <w:rPr>
              <w:rFonts w:ascii="Arial" w:hAnsi="Arial"/>
              <w:sz w:val="23"/>
            </w:rPr>
          </w:rPrChange>
        </w:rPr>
        <w:t>understand</w:t>
      </w:r>
      <w:del w:id="289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898" w:author="QC" w:date="2026-07-02T05:33:00Z">
            <w:rPr>
              <w:rFonts w:ascii="Arial" w:hAnsi="Arial"/>
              <w:sz w:val="23"/>
            </w:rPr>
          </w:rPrChange>
        </w:rPr>
        <w:t xml:space="preserve"> or I understand what you've said, but for the most part</w:t>
      </w:r>
      <w:del w:id="2899" w:author="QC" w:date="2026-07-02T05:33:00Z">
        <w:r w:rsidR="00CE229E">
          <w:rPr>
            <w:rFonts w:ascii="Arial" w:hAnsi="Arial" w:cs="Arial"/>
            <w:bCs/>
            <w:sz w:val="23"/>
          </w:rPr>
          <w:delText>,</w:delText>
        </w:r>
      </w:del>
      <w:r w:rsidR="00CE229E" w:rsidRPr="002A3F64">
        <w:rPr>
          <w:rFonts w:ascii="Arial" w:hAnsi="Arial"/>
          <w:sz w:val="23"/>
          <w:lang w:val="en-CA"/>
          <w:rPrChange w:id="2900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2901" w:author="QC" w:date="2026-07-02T05:33:00Z">
            <w:rPr>
              <w:rFonts w:ascii="Arial" w:hAnsi="Arial"/>
              <w:sz w:val="23"/>
            </w:rPr>
          </w:rPrChange>
        </w:rPr>
        <w:t>ou're gone in the month of, um...</w:t>
      </w:r>
    </w:p>
    <w:p w14:paraId="10CF0C1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0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0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904" w:author="QC" w:date="2026-07-02T05:33:00Z">
            <w:rPr>
              <w:rFonts w:ascii="Arial" w:hAnsi="Arial"/>
              <w:sz w:val="23"/>
            </w:rPr>
          </w:rPrChange>
        </w:rPr>
        <w:tab/>
        <w:t>April.</w:t>
      </w:r>
    </w:p>
    <w:p w14:paraId="720F99BB" w14:textId="5EF8C0E1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0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06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907" w:author="QC" w:date="2026-07-02T05:33:00Z">
            <w:rPr>
              <w:rFonts w:ascii="Arial" w:hAnsi="Arial"/>
              <w:sz w:val="23"/>
            </w:rPr>
          </w:rPrChange>
        </w:rPr>
        <w:tab/>
        <w:t>...April</w:t>
      </w:r>
      <w:del w:id="290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909" w:author="QC" w:date="2026-07-02T05:33:00Z">
            <w:rPr>
              <w:rFonts w:ascii="Arial" w:hAnsi="Arial"/>
              <w:sz w:val="23"/>
            </w:rPr>
          </w:rPrChange>
        </w:rPr>
        <w:t xml:space="preserve"> over to England.</w:t>
      </w:r>
    </w:p>
    <w:p w14:paraId="5B8990CB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1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1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912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4784B14F" w14:textId="5FAA5E02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1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1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915" w:author="QC" w:date="2026-07-02T05:33:00Z">
            <w:rPr>
              <w:rFonts w:ascii="Arial" w:hAnsi="Arial"/>
              <w:sz w:val="23"/>
            </w:rPr>
          </w:rPrChange>
        </w:rPr>
        <w:tab/>
        <w:t>You come back</w:t>
      </w:r>
      <w:r w:rsidR="00CE229E" w:rsidRPr="002A3F64">
        <w:rPr>
          <w:rFonts w:ascii="Arial" w:hAnsi="Arial"/>
          <w:sz w:val="23"/>
          <w:lang w:val="en-CA"/>
          <w:rPrChange w:id="2916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917" w:author="QC" w:date="2026-07-02T05:33:00Z">
            <w:rPr>
              <w:rFonts w:ascii="Arial" w:hAnsi="Arial"/>
              <w:sz w:val="23"/>
            </w:rPr>
          </w:rPrChange>
        </w:rPr>
        <w:t>ou have some conversations by text with Jen over that period of time, nothing of</w:t>
      </w:r>
      <w:del w:id="291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2919" w:author="QC" w:date="2026-07-02T05:33:00Z">
        <w:r w:rsidR="00160E92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2920" w:author="QC" w:date="2026-07-02T05:33:00Z">
            <w:rPr>
              <w:rFonts w:ascii="Arial" w:hAnsi="Arial"/>
              <w:sz w:val="23"/>
            </w:rPr>
          </w:rPrChange>
        </w:rPr>
        <w:t xml:space="preserve"> uh, of</w:t>
      </w:r>
      <w:r w:rsidR="004451B3" w:rsidRPr="002A3F64">
        <w:rPr>
          <w:rFonts w:ascii="Arial" w:hAnsi="Arial"/>
          <w:sz w:val="23"/>
          <w:lang w:val="en-CA"/>
          <w:rPrChange w:id="2921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2922" w:author="QC" w:date="2026-07-02T05:33:00Z">
            <w:rPr>
              <w:rFonts w:ascii="Arial" w:hAnsi="Arial"/>
              <w:sz w:val="23"/>
            </w:rPr>
          </w:rPrChange>
        </w:rPr>
        <w:t xml:space="preserve"> of anything to do with her</w:t>
      </w:r>
      <w:del w:id="292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their</w:delText>
        </w:r>
      </w:del>
      <w:ins w:id="2924" w:author="QC" w:date="2026-07-02T05:33:00Z">
        <w:r w:rsidR="00160E92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 the</w:t>
        </w:r>
      </w:ins>
      <w:r w:rsidR="00955D02" w:rsidRPr="002A3F64">
        <w:rPr>
          <w:rFonts w:ascii="Arial" w:hAnsi="Arial"/>
          <w:sz w:val="23"/>
          <w:lang w:val="en-CA"/>
          <w:rPrChange w:id="2925" w:author="QC" w:date="2026-07-02T05:33:00Z">
            <w:rPr>
              <w:rFonts w:ascii="Arial" w:hAnsi="Arial"/>
              <w:sz w:val="23"/>
            </w:rPr>
          </w:rPrChange>
        </w:rPr>
        <w:t xml:space="preserve"> family dynamics or any concerns, any issues that she raises then?</w:t>
      </w:r>
    </w:p>
    <w:p w14:paraId="4892FD5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2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2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928" w:author="QC" w:date="2026-07-02T05:33:00Z">
            <w:rPr>
              <w:rFonts w:ascii="Arial" w:hAnsi="Arial"/>
              <w:sz w:val="23"/>
            </w:rPr>
          </w:rPrChange>
        </w:rPr>
        <w:tab/>
        <w:t>No.</w:t>
      </w:r>
    </w:p>
    <w:p w14:paraId="4A0CC931" w14:textId="25E55CD4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2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3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931" w:author="QC" w:date="2026-07-02T05:33:00Z">
            <w:rPr>
              <w:rFonts w:ascii="Arial" w:hAnsi="Arial"/>
              <w:sz w:val="23"/>
            </w:rPr>
          </w:rPrChange>
        </w:rPr>
        <w:tab/>
        <w:t>All right</w:t>
      </w:r>
      <w:del w:id="293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um</w:delText>
        </w:r>
      </w:del>
      <w:ins w:id="2933" w:author="QC" w:date="2026-07-02T05:33:00Z">
        <w:r w:rsidR="002012D1" w:rsidRPr="002A3F64">
          <w:rPr>
            <w:rFonts w:ascii="Arial" w:hAnsi="Arial" w:cs="Arial"/>
            <w:bCs/>
            <w:sz w:val="23"/>
            <w:lang w:val="en-CA"/>
          </w:rPr>
          <w:t>.  U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m</w:t>
        </w:r>
      </w:ins>
      <w:r w:rsidR="00955D02" w:rsidRPr="002A3F64">
        <w:rPr>
          <w:rFonts w:ascii="Arial" w:hAnsi="Arial"/>
          <w:sz w:val="23"/>
          <w:lang w:val="en-CA"/>
          <w:rPrChange w:id="2934" w:author="QC" w:date="2026-07-02T05:33:00Z">
            <w:rPr>
              <w:rFonts w:ascii="Arial" w:hAnsi="Arial"/>
              <w:sz w:val="23"/>
            </w:rPr>
          </w:rPrChange>
        </w:rPr>
        <w:t>...</w:t>
      </w:r>
    </w:p>
    <w:p w14:paraId="678F428D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3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36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937" w:author="QC" w:date="2026-07-02T05:33:00Z">
            <w:rPr>
              <w:rFonts w:ascii="Arial" w:hAnsi="Arial"/>
              <w:sz w:val="23"/>
            </w:rPr>
          </w:rPrChange>
        </w:rPr>
        <w:tab/>
        <w:t>I know she didn't wanna bother me when I was there.</w:t>
      </w:r>
    </w:p>
    <w:p w14:paraId="7DF90EAF" w14:textId="6B26EC48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3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39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940" w:author="QC" w:date="2026-07-02T05:33:00Z">
            <w:rPr>
              <w:rFonts w:ascii="Arial" w:hAnsi="Arial"/>
              <w:sz w:val="23"/>
            </w:rPr>
          </w:rPrChange>
        </w:rPr>
        <w:tab/>
        <w:t>Fair enough.  She</w:t>
      </w:r>
      <w:r w:rsidR="004451B3" w:rsidRPr="002A3F64">
        <w:rPr>
          <w:rFonts w:ascii="Arial" w:hAnsi="Arial"/>
          <w:sz w:val="23"/>
          <w:lang w:val="en-CA"/>
          <w:rPrChange w:id="2941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2942" w:author="QC" w:date="2026-07-02T05:33:00Z">
            <w:rPr>
              <w:rFonts w:ascii="Arial" w:hAnsi="Arial"/>
              <w:sz w:val="23"/>
            </w:rPr>
          </w:rPrChange>
        </w:rPr>
        <w:t>, obviously you communicate with her when you get back into the country</w:t>
      </w:r>
      <w:del w:id="294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944" w:author="QC" w:date="2026-07-02T05:33:00Z">
            <w:rPr>
              <w:rFonts w:ascii="Arial" w:hAnsi="Arial"/>
              <w:sz w:val="23"/>
            </w:rPr>
          </w:rPrChange>
        </w:rPr>
        <w:t xml:space="preserve"> and she welcomes you back into the country by text.</w:t>
      </w:r>
    </w:p>
    <w:p w14:paraId="56B54C4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4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46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947" w:author="QC" w:date="2026-07-02T05:33:00Z">
            <w:rPr>
              <w:rFonts w:ascii="Arial" w:hAnsi="Arial"/>
              <w:sz w:val="23"/>
            </w:rPr>
          </w:rPrChange>
        </w:rPr>
        <w:tab/>
        <w:t>Mm-hmm.</w:t>
      </w:r>
    </w:p>
    <w:p w14:paraId="043B3D0C" w14:textId="6DA7DDB8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4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49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950" w:author="QC" w:date="2026-07-02T05:33:00Z">
            <w:rPr>
              <w:rFonts w:ascii="Arial" w:hAnsi="Arial"/>
              <w:sz w:val="23"/>
            </w:rPr>
          </w:rPrChange>
        </w:rPr>
        <w:tab/>
        <w:t>Um</w:t>
      </w:r>
      <w:r w:rsidR="00CE229E" w:rsidRPr="002A3F64">
        <w:rPr>
          <w:rFonts w:ascii="Arial" w:hAnsi="Arial"/>
          <w:sz w:val="23"/>
          <w:lang w:val="en-CA"/>
          <w:rPrChange w:id="2951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2952" w:author="QC" w:date="2026-07-02T05:33:00Z">
            <w:rPr>
              <w:rFonts w:ascii="Arial" w:hAnsi="Arial"/>
              <w:sz w:val="23"/>
            </w:rPr>
          </w:rPrChange>
        </w:rPr>
        <w:t>ou</w:t>
      </w:r>
      <w:r w:rsidR="004451B3" w:rsidRPr="002A3F64">
        <w:rPr>
          <w:rFonts w:ascii="Arial" w:hAnsi="Arial"/>
          <w:sz w:val="23"/>
          <w:lang w:val="en-CA"/>
          <w:rPrChange w:id="2953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2954" w:author="QC" w:date="2026-07-02T05:33:00Z">
            <w:rPr>
              <w:rFonts w:ascii="Arial" w:hAnsi="Arial"/>
              <w:sz w:val="23"/>
            </w:rPr>
          </w:rPrChange>
        </w:rPr>
        <w:t xml:space="preserve"> you do have a message with her about getting together</w:t>
      </w:r>
      <w:del w:id="295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956" w:author="QC" w:date="2026-07-02T05:33:00Z">
            <w:rPr>
              <w:rFonts w:ascii="Arial" w:hAnsi="Arial"/>
              <w:sz w:val="23"/>
            </w:rPr>
          </w:rPrChange>
        </w:rPr>
        <w:t xml:space="preserve"> and she never does respond to that.  Um, for timeline then</w:t>
      </w:r>
      <w:del w:id="2957" w:author="QC" w:date="2026-07-02T05:33:00Z">
        <w:r w:rsidR="00CE229E">
          <w:rPr>
            <w:rFonts w:ascii="Arial" w:hAnsi="Arial" w:cs="Arial"/>
            <w:bCs/>
            <w:sz w:val="23"/>
          </w:rPr>
          <w:delText>,</w:delText>
        </w:r>
      </w:del>
      <w:r w:rsidR="00CE229E" w:rsidRPr="002A3F64">
        <w:rPr>
          <w:rFonts w:ascii="Arial" w:hAnsi="Arial"/>
          <w:sz w:val="23"/>
          <w:lang w:val="en-CA"/>
          <w:rPrChange w:id="2958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2959" w:author="QC" w:date="2026-07-02T05:33:00Z">
            <w:rPr>
              <w:rFonts w:ascii="Arial" w:hAnsi="Arial"/>
              <w:sz w:val="23"/>
            </w:rPr>
          </w:rPrChange>
        </w:rPr>
        <w:t>ou've</w:t>
      </w:r>
      <w:del w:id="2960" w:author="QC" w:date="2026-07-02T05:33:00Z">
        <w:r w:rsidR="00CE229E">
          <w:rPr>
            <w:rFonts w:ascii="Arial" w:hAnsi="Arial" w:cs="Arial"/>
            <w:bCs/>
            <w:sz w:val="23"/>
          </w:rPr>
          <w:delText>,</w:delText>
        </w:r>
      </w:del>
      <w:ins w:id="2961" w:author="QC" w:date="2026-07-02T05:33:00Z">
        <w:r w:rsidR="002012D1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CE229E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CE229E" w:rsidRPr="002A3F64">
        <w:rPr>
          <w:rFonts w:ascii="Arial" w:hAnsi="Arial"/>
          <w:sz w:val="23"/>
          <w:lang w:val="en-CA"/>
          <w:rPrChange w:id="2962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2963" w:author="QC" w:date="2026-07-02T05:33:00Z">
            <w:rPr>
              <w:rFonts w:ascii="Arial" w:hAnsi="Arial"/>
              <w:sz w:val="23"/>
            </w:rPr>
          </w:rPrChange>
        </w:rPr>
        <w:t>ou obviously</w:t>
      </w:r>
      <w:del w:id="2964" w:author="QC" w:date="2026-07-02T05:33:00Z">
        <w:r w:rsidR="00CE229E">
          <w:rPr>
            <w:rFonts w:ascii="Arial" w:hAnsi="Arial" w:cs="Arial"/>
            <w:bCs/>
            <w:sz w:val="23"/>
          </w:rPr>
          <w:delText>,</w:delText>
        </w:r>
      </w:del>
      <w:ins w:id="2965" w:author="QC" w:date="2026-07-02T05:33:00Z">
        <w:r w:rsidR="002012D1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CE229E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CE229E" w:rsidRPr="002A3F64">
        <w:rPr>
          <w:rFonts w:ascii="Arial" w:hAnsi="Arial"/>
          <w:sz w:val="23"/>
          <w:lang w:val="en-CA"/>
          <w:rPrChange w:id="2966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2967" w:author="QC" w:date="2026-07-02T05:33:00Z">
            <w:rPr>
              <w:rFonts w:ascii="Arial" w:hAnsi="Arial"/>
              <w:sz w:val="23"/>
            </w:rPr>
          </w:rPrChange>
        </w:rPr>
        <w:t>ou haven't seen her or spoken to her since those texts, and you, and you haven't seen her since you've been back in the country.</w:t>
      </w:r>
    </w:p>
    <w:p w14:paraId="6FA1AA42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6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69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970" w:author="QC" w:date="2026-07-02T05:33:00Z">
            <w:rPr>
              <w:rFonts w:ascii="Arial" w:hAnsi="Arial"/>
              <w:sz w:val="23"/>
            </w:rPr>
          </w:rPrChange>
        </w:rPr>
        <w:tab/>
        <w:t>Right.</w:t>
      </w:r>
    </w:p>
    <w:p w14:paraId="280D88F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7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7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973" w:author="QC" w:date="2026-07-02T05:33:00Z">
            <w:rPr>
              <w:rFonts w:ascii="Arial" w:hAnsi="Arial"/>
              <w:sz w:val="23"/>
            </w:rPr>
          </w:rPrChange>
        </w:rPr>
        <w:tab/>
        <w:t>Did you have any, uh, any communication at all with George?</w:t>
      </w:r>
    </w:p>
    <w:p w14:paraId="2A4BF6E5" w14:textId="43FE8D25" w:rsidR="00BF6AC1" w:rsidRPr="002A3F64" w:rsidRDefault="00BF6AC1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7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75" w:author="QC" w:date="2026-07-02T05:33:00Z">
            <w:rPr>
              <w:rFonts w:ascii="Arial" w:hAnsi="Arial"/>
              <w:sz w:val="23"/>
            </w:rPr>
          </w:rPrChange>
        </w:rPr>
        <w:lastRenderedPageBreak/>
        <w:t>00:49</w:t>
      </w:r>
      <w:ins w:id="2976" w:author="QC" w:date="2026-07-02T05:33:00Z">
        <w:r w:rsidR="002012D1" w:rsidRPr="002A3F64">
          <w:rPr>
            <w:rFonts w:ascii="Arial" w:hAnsi="Arial" w:cs="Arial"/>
            <w:bCs/>
            <w:sz w:val="23"/>
            <w:lang w:val="en-CA"/>
          </w:rPr>
          <w:tab/>
        </w:r>
      </w:ins>
    </w:p>
    <w:p w14:paraId="3F4B8B8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7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7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979" w:author="QC" w:date="2026-07-02T05:33:00Z">
            <w:rPr>
              <w:rFonts w:ascii="Arial" w:hAnsi="Arial"/>
              <w:sz w:val="23"/>
            </w:rPr>
          </w:rPrChange>
        </w:rPr>
        <w:tab/>
        <w:t>No.</w:t>
      </w:r>
    </w:p>
    <w:p w14:paraId="5033A54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8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8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982" w:author="QC" w:date="2026-07-02T05:33:00Z">
            <w:rPr>
              <w:rFonts w:ascii="Arial" w:hAnsi="Arial"/>
              <w:sz w:val="23"/>
            </w:rPr>
          </w:rPrChange>
        </w:rPr>
        <w:tab/>
        <w:t>Okay.  Um, with the boys, for any reason, would they have ever communicated with you directly?</w:t>
      </w:r>
    </w:p>
    <w:p w14:paraId="6859B28B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8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8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985" w:author="QC" w:date="2026-07-02T05:33:00Z">
            <w:rPr>
              <w:rFonts w:ascii="Arial" w:hAnsi="Arial"/>
              <w:sz w:val="23"/>
            </w:rPr>
          </w:rPrChange>
        </w:rPr>
        <w:tab/>
        <w:t>No.</w:t>
      </w:r>
    </w:p>
    <w:p w14:paraId="54237F72" w14:textId="676B775A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8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8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988" w:author="QC" w:date="2026-07-02T05:33:00Z">
            <w:rPr>
              <w:rFonts w:ascii="Arial" w:hAnsi="Arial"/>
              <w:sz w:val="23"/>
            </w:rPr>
          </w:rPrChange>
        </w:rPr>
        <w:tab/>
        <w:t>All right</w:t>
      </w:r>
      <w:del w:id="298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and</w:delText>
        </w:r>
      </w:del>
      <w:ins w:id="2990" w:author="QC" w:date="2026-07-02T05:33:00Z">
        <w:r w:rsidR="002012D1" w:rsidRPr="002A3F64">
          <w:rPr>
            <w:rFonts w:ascii="Arial" w:hAnsi="Arial" w:cs="Arial"/>
            <w:bCs/>
            <w:sz w:val="23"/>
            <w:lang w:val="en-CA"/>
          </w:rPr>
          <w:t>. 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2991" w:author="QC" w:date="2026-07-02T05:33:00Z">
            <w:rPr>
              <w:rFonts w:ascii="Arial" w:hAnsi="Arial"/>
              <w:sz w:val="23"/>
            </w:rPr>
          </w:rPrChange>
        </w:rPr>
        <w:t xml:space="preserve"> you do go by the house on Tuesday afternoon</w:t>
      </w:r>
      <w:del w:id="299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2993" w:author="QC" w:date="2026-07-02T05:33:00Z">
            <w:rPr>
              <w:rFonts w:ascii="Arial" w:hAnsi="Arial"/>
              <w:sz w:val="23"/>
            </w:rPr>
          </w:rPrChange>
        </w:rPr>
        <w:t xml:space="preserve"> and you see...</w:t>
      </w:r>
    </w:p>
    <w:p w14:paraId="70DD296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9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9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2996" w:author="QC" w:date="2026-07-02T05:33:00Z">
            <w:rPr>
              <w:rFonts w:ascii="Arial" w:hAnsi="Arial"/>
              <w:sz w:val="23"/>
            </w:rPr>
          </w:rPrChange>
        </w:rPr>
        <w:tab/>
        <w:t>Thursday.</w:t>
      </w:r>
    </w:p>
    <w:p w14:paraId="6F8A5152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299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299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2999" w:author="QC" w:date="2026-07-02T05:33:00Z">
            <w:rPr>
              <w:rFonts w:ascii="Arial" w:hAnsi="Arial"/>
              <w:sz w:val="23"/>
            </w:rPr>
          </w:rPrChange>
        </w:rPr>
        <w:tab/>
        <w:t>Thursday?</w:t>
      </w:r>
    </w:p>
    <w:p w14:paraId="285EAF33" w14:textId="20CE938F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0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0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002" w:author="QC" w:date="2026-07-02T05:33:00Z">
            <w:rPr>
              <w:rFonts w:ascii="Arial" w:hAnsi="Arial"/>
              <w:sz w:val="23"/>
            </w:rPr>
          </w:rPrChange>
        </w:rPr>
        <w:tab/>
        <w:t xml:space="preserve">Oh, Tuesday I did, I went by their house, I saw her car, </w:t>
      </w:r>
      <w:del w:id="300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but</w:delText>
        </w:r>
      </w:del>
      <w:ins w:id="3004" w:author="QC" w:date="2026-07-02T05:33:00Z">
        <w:r w:rsidR="002012D1" w:rsidRPr="002A3F64">
          <w:rPr>
            <w:rFonts w:ascii="Arial" w:hAnsi="Arial" w:cs="Arial"/>
            <w:bCs/>
            <w:sz w:val="23"/>
            <w:lang w:val="en-CA"/>
          </w:rPr>
          <w:t>yeah.  B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ut</w:t>
        </w:r>
      </w:ins>
      <w:r w:rsidR="00955D02" w:rsidRPr="002A3F64">
        <w:rPr>
          <w:rFonts w:ascii="Arial" w:hAnsi="Arial"/>
          <w:sz w:val="23"/>
          <w:lang w:val="en-CA"/>
          <w:rPrChange w:id="3005" w:author="QC" w:date="2026-07-02T05:33:00Z">
            <w:rPr>
              <w:rFonts w:ascii="Arial" w:hAnsi="Arial"/>
              <w:sz w:val="23"/>
            </w:rPr>
          </w:rPrChange>
        </w:rPr>
        <w:t xml:space="preserve"> then Thursday I saw the tape.</w:t>
      </w:r>
    </w:p>
    <w:p w14:paraId="53740D78" w14:textId="2FFFA2F3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0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0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008" w:author="QC" w:date="2026-07-02T05:33:00Z">
            <w:rPr>
              <w:rFonts w:ascii="Arial" w:hAnsi="Arial"/>
              <w:sz w:val="23"/>
            </w:rPr>
          </w:rPrChange>
        </w:rPr>
        <w:tab/>
        <w:t>Okay, but Tuesday you go by</w:t>
      </w:r>
      <w:del w:id="300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3010" w:author="QC" w:date="2026-07-02T05:33:00Z">
            <w:rPr>
              <w:rFonts w:ascii="Arial" w:hAnsi="Arial"/>
              <w:sz w:val="23"/>
            </w:rPr>
          </w:rPrChange>
        </w:rPr>
        <w:t xml:space="preserve"> and...</w:t>
      </w:r>
    </w:p>
    <w:p w14:paraId="26359B8C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moveTo w:id="3011" w:author="QC" w:date="2026-07-02T05:33:00Z"/>
          <w:rFonts w:ascii="Arial" w:hAnsi="Arial"/>
          <w:sz w:val="23"/>
          <w:lang w:val="en-CA"/>
          <w:rPrChange w:id="3012" w:author="QC" w:date="2026-07-02T05:33:00Z">
            <w:rPr>
              <w:moveTo w:id="3013" w:author="QC" w:date="2026-07-02T05:33:00Z"/>
              <w:rFonts w:ascii="Arial" w:hAnsi="Arial"/>
              <w:sz w:val="23"/>
            </w:rPr>
          </w:rPrChange>
        </w:rPr>
      </w:pPr>
      <w:moveToRangeStart w:id="3014" w:author="QC" w:date="2026-07-02T05:33:00Z" w:name="move233862857"/>
      <w:moveTo w:id="3015" w:author="QC" w:date="2026-07-02T05:33:00Z">
        <w:r w:rsidRPr="002A3F64">
          <w:rPr>
            <w:rFonts w:ascii="Arial" w:hAnsi="Arial"/>
            <w:sz w:val="23"/>
            <w:lang w:val="en-CA"/>
            <w:rPrChange w:id="3016" w:author="QC" w:date="2026-07-02T05:33:00Z">
              <w:rPr>
                <w:rFonts w:ascii="Arial" w:hAnsi="Arial"/>
                <w:sz w:val="23"/>
              </w:rPr>
            </w:rPrChange>
          </w:rPr>
          <w:t>KAREN:</w:t>
        </w:r>
        <w:r w:rsidR="00955D02" w:rsidRPr="002A3F64">
          <w:rPr>
            <w:rFonts w:ascii="Arial" w:hAnsi="Arial"/>
            <w:sz w:val="23"/>
            <w:lang w:val="en-CA"/>
            <w:rPrChange w:id="3017" w:author="QC" w:date="2026-07-02T05:33:00Z">
              <w:rPr>
                <w:rFonts w:ascii="Arial" w:hAnsi="Arial"/>
                <w:sz w:val="23"/>
              </w:rPr>
            </w:rPrChange>
          </w:rPr>
          <w:tab/>
          <w:t>Yeah.</w:t>
        </w:r>
      </w:moveTo>
    </w:p>
    <w:moveToRangeEnd w:id="3014"/>
    <w:p w14:paraId="7D1B217C" w14:textId="77777777" w:rsidR="00955D02" w:rsidRPr="00955D02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del w:id="3018" w:author="QC" w:date="2026-07-02T05:33:00Z"/>
          <w:rFonts w:ascii="Arial" w:hAnsi="Arial" w:cs="Arial"/>
          <w:bCs/>
          <w:sz w:val="23"/>
        </w:rPr>
      </w:pPr>
      <w:del w:id="3019" w:author="QC" w:date="2026-07-02T05:33:00Z">
        <w:r>
          <w:rPr>
            <w:rFonts w:ascii="Arial" w:hAnsi="Arial" w:cs="Arial"/>
            <w:bCs/>
            <w:sz w:val="23"/>
          </w:rPr>
          <w:delText>KAREN:</w:delText>
        </w:r>
        <w:r w:rsidR="00955D02">
          <w:rPr>
            <w:rFonts w:ascii="Arial" w:hAnsi="Arial" w:cs="Arial"/>
            <w:bCs/>
            <w:sz w:val="23"/>
          </w:rPr>
          <w:tab/>
        </w:r>
        <w:r w:rsidR="00955D02" w:rsidRPr="00955D02">
          <w:rPr>
            <w:rFonts w:ascii="Arial" w:hAnsi="Arial" w:cs="Arial"/>
            <w:bCs/>
            <w:sz w:val="23"/>
          </w:rPr>
          <w:delText>Yeah.</w:delText>
        </w:r>
      </w:del>
    </w:p>
    <w:p w14:paraId="719D135D" w14:textId="14E090C1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2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2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022" w:author="QC" w:date="2026-07-02T05:33:00Z">
            <w:rPr>
              <w:rFonts w:ascii="Arial" w:hAnsi="Arial"/>
              <w:sz w:val="23"/>
            </w:rPr>
          </w:rPrChange>
        </w:rPr>
        <w:tab/>
      </w:r>
      <w:del w:id="302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When?</w:delText>
        </w:r>
      </w:del>
      <w:ins w:id="3024" w:author="QC" w:date="2026-07-02T05:33:00Z">
        <w:r w:rsidR="002012D1" w:rsidRPr="002A3F64">
          <w:rPr>
            <w:rFonts w:ascii="Arial" w:hAnsi="Arial" w:cs="Arial"/>
            <w:bCs/>
            <w:sz w:val="23"/>
            <w:lang w:val="en-CA"/>
          </w:rPr>
          <w:t>…like…</w:t>
        </w:r>
      </w:ins>
    </w:p>
    <w:p w14:paraId="31FCB7E5" w14:textId="061DF596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2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26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027" w:author="QC" w:date="2026-07-02T05:33:00Z">
            <w:rPr>
              <w:rFonts w:ascii="Arial" w:hAnsi="Arial"/>
              <w:sz w:val="23"/>
            </w:rPr>
          </w:rPrChange>
        </w:rPr>
        <w:tab/>
        <w:t>Yeah, and I see the car there, so I, I</w:t>
      </w:r>
      <w:del w:id="302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029" w:author="QC" w:date="2026-07-02T05:33:00Z">
        <w:r w:rsidR="002012D1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030" w:author="QC" w:date="2026-07-02T05:33:00Z">
            <w:rPr>
              <w:rFonts w:ascii="Arial" w:hAnsi="Arial"/>
              <w:sz w:val="23"/>
            </w:rPr>
          </w:rPrChange>
        </w:rPr>
        <w:t xml:space="preserve"> because I didn't know if she was back from Wellington from her friends.</w:t>
      </w:r>
    </w:p>
    <w:p w14:paraId="47278F4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3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3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033" w:author="QC" w:date="2026-07-02T05:33:00Z">
            <w:rPr>
              <w:rFonts w:ascii="Arial" w:hAnsi="Arial"/>
              <w:sz w:val="23"/>
            </w:rPr>
          </w:rPrChange>
        </w:rPr>
        <w:tab/>
        <w:t>Okay.  Is the truck there then as well?</w:t>
      </w:r>
    </w:p>
    <w:p w14:paraId="53AF79E4" w14:textId="46633B2E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3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3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036" w:author="QC" w:date="2026-07-02T05:33:00Z">
            <w:rPr>
              <w:rFonts w:ascii="Arial" w:hAnsi="Arial"/>
              <w:sz w:val="23"/>
            </w:rPr>
          </w:rPrChange>
        </w:rPr>
        <w:tab/>
        <w:t>I don't know.  Uh, at this point</w:t>
      </w:r>
      <w:del w:id="303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3038" w:author="QC" w:date="2026-07-02T05:33:00Z">
            <w:rPr>
              <w:rFonts w:ascii="Arial" w:hAnsi="Arial"/>
              <w:sz w:val="23"/>
            </w:rPr>
          </w:rPrChange>
        </w:rPr>
        <w:t xml:space="preserve"> I just remember her little gr</w:t>
      </w:r>
      <w:r w:rsidR="00BF6AC1" w:rsidRPr="002A3F64">
        <w:rPr>
          <w:rFonts w:ascii="Arial" w:hAnsi="Arial"/>
          <w:sz w:val="23"/>
          <w:lang w:val="en-CA"/>
          <w:rPrChange w:id="3039" w:author="QC" w:date="2026-07-02T05:33:00Z">
            <w:rPr>
              <w:rFonts w:ascii="Arial" w:hAnsi="Arial"/>
              <w:sz w:val="23"/>
            </w:rPr>
          </w:rPrChange>
        </w:rPr>
        <w:t>e</w:t>
      </w:r>
      <w:r w:rsidR="00955D02" w:rsidRPr="002A3F64">
        <w:rPr>
          <w:rFonts w:ascii="Arial" w:hAnsi="Arial"/>
          <w:sz w:val="23"/>
          <w:lang w:val="en-CA"/>
          <w:rPrChange w:id="3040" w:author="QC" w:date="2026-07-02T05:33:00Z">
            <w:rPr>
              <w:rFonts w:ascii="Arial" w:hAnsi="Arial"/>
              <w:sz w:val="23"/>
            </w:rPr>
          </w:rPrChange>
        </w:rPr>
        <w:t>y car because I was in it.</w:t>
      </w:r>
    </w:p>
    <w:p w14:paraId="0DE4126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4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4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043" w:author="QC" w:date="2026-07-02T05:33:00Z">
            <w:rPr>
              <w:rFonts w:ascii="Arial" w:hAnsi="Arial"/>
              <w:sz w:val="23"/>
            </w:rPr>
          </w:rPrChange>
        </w:rPr>
        <w:tab/>
        <w:t>Okay.  And what time on Tuesday do you go by?</w:t>
      </w:r>
    </w:p>
    <w:p w14:paraId="01A27C1F" w14:textId="2C561759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4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4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046" w:author="QC" w:date="2026-07-02T05:33:00Z">
            <w:rPr>
              <w:rFonts w:ascii="Arial" w:hAnsi="Arial"/>
              <w:sz w:val="23"/>
            </w:rPr>
          </w:rPrChange>
        </w:rPr>
        <w:tab/>
        <w:t>I can't remember.  Uh,</w:t>
      </w:r>
      <w:ins w:id="3047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 </w:t>
        </w:r>
        <w:r w:rsidR="00864ACB" w:rsidRPr="002A3F64">
          <w:rPr>
            <w:rFonts w:ascii="Arial" w:hAnsi="Arial" w:cs="Arial"/>
            <w:b/>
            <w:bCs/>
            <w:i/>
            <w:iCs/>
            <w:sz w:val="23"/>
            <w:lang w:val="en-CA"/>
          </w:rPr>
          <w:t>(operates cell phone)</w:t>
        </w:r>
      </w:ins>
      <w:r w:rsidR="00864ACB" w:rsidRPr="002A3F64">
        <w:rPr>
          <w:rFonts w:ascii="Arial" w:hAnsi="Arial"/>
          <w:sz w:val="23"/>
          <w:lang w:val="en-CA"/>
          <w:rPrChange w:id="3048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3049" w:author="QC" w:date="2026-07-02T05:33:00Z">
            <w:rPr>
              <w:rFonts w:ascii="Arial" w:hAnsi="Arial"/>
              <w:sz w:val="23"/>
            </w:rPr>
          </w:rPrChange>
        </w:rPr>
        <w:t>let's see, when...</w:t>
      </w:r>
    </w:p>
    <w:p w14:paraId="5180530E" w14:textId="77777777" w:rsidR="004033E0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5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5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052" w:author="QC" w:date="2026-07-02T05:33:00Z">
            <w:rPr>
              <w:rFonts w:ascii="Arial" w:hAnsi="Arial"/>
              <w:sz w:val="23"/>
            </w:rPr>
          </w:rPrChange>
        </w:rPr>
        <w:tab/>
        <w:t xml:space="preserve">I think you said earlier that you go by Tuesday afternoon, </w:t>
      </w:r>
    </w:p>
    <w:p w14:paraId="42FF16DB" w14:textId="77777777" w:rsidR="00955D02" w:rsidRPr="002A3F64" w:rsidRDefault="004033E0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5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54" w:author="QC" w:date="2026-07-02T05:33:00Z">
            <w:rPr>
              <w:rFonts w:ascii="Arial" w:hAnsi="Arial"/>
              <w:sz w:val="23"/>
            </w:rPr>
          </w:rPrChange>
        </w:rPr>
        <w:t>00:50</w:t>
      </w:r>
      <w:r w:rsidRPr="002A3F64">
        <w:rPr>
          <w:rFonts w:ascii="Arial" w:hAnsi="Arial"/>
          <w:sz w:val="23"/>
          <w:lang w:val="en-CA"/>
          <w:rPrChange w:id="3055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3056" w:author="QC" w:date="2026-07-02T05:33:00Z">
            <w:rPr>
              <w:rFonts w:ascii="Arial" w:hAnsi="Arial"/>
              <w:sz w:val="23"/>
            </w:rPr>
          </w:rPrChange>
        </w:rPr>
        <w:t>her car is there.</w:t>
      </w:r>
    </w:p>
    <w:p w14:paraId="4F1C9B89" w14:textId="67E23CAF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5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5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059" w:author="QC" w:date="2026-07-02T05:33:00Z">
            <w:rPr>
              <w:rFonts w:ascii="Arial" w:hAnsi="Arial"/>
              <w:sz w:val="23"/>
            </w:rPr>
          </w:rPrChange>
        </w:rPr>
        <w:tab/>
        <w:t>Yeah, I had a webinar in the morning and then I would</w:t>
      </w:r>
      <w:r w:rsidR="004033E0" w:rsidRPr="002A3F64">
        <w:rPr>
          <w:rFonts w:ascii="Arial" w:hAnsi="Arial"/>
          <w:sz w:val="23"/>
          <w:lang w:val="en-CA"/>
          <w:rPrChange w:id="3060" w:author="QC" w:date="2026-07-02T05:33:00Z">
            <w:rPr>
              <w:rFonts w:ascii="Arial" w:hAnsi="Arial"/>
              <w:sz w:val="23"/>
            </w:rPr>
          </w:rPrChange>
        </w:rPr>
        <w:t>-, y</w:t>
      </w:r>
      <w:r w:rsidR="00955D02" w:rsidRPr="002A3F64">
        <w:rPr>
          <w:rFonts w:ascii="Arial" w:hAnsi="Arial"/>
          <w:sz w:val="23"/>
          <w:lang w:val="en-CA"/>
          <w:rPrChange w:id="3061" w:author="QC" w:date="2026-07-02T05:33:00Z">
            <w:rPr>
              <w:rFonts w:ascii="Arial" w:hAnsi="Arial"/>
              <w:sz w:val="23"/>
            </w:rPr>
          </w:rPrChange>
        </w:rPr>
        <w:t>eah, so, so I was home in the morning</w:t>
      </w:r>
      <w:r w:rsidR="00CE229E" w:rsidRPr="002A3F64">
        <w:rPr>
          <w:rFonts w:ascii="Arial" w:hAnsi="Arial"/>
          <w:sz w:val="23"/>
          <w:lang w:val="en-CA"/>
          <w:rPrChange w:id="3062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063" w:author="QC" w:date="2026-07-02T05:33:00Z">
            <w:rPr>
              <w:rFonts w:ascii="Arial" w:hAnsi="Arial"/>
              <w:sz w:val="23"/>
            </w:rPr>
          </w:rPrChange>
        </w:rPr>
        <w:t>eah, and in the afternoon I think I went by</w:t>
      </w:r>
      <w:del w:id="306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And</w:delText>
        </w:r>
      </w:del>
      <w:ins w:id="3065" w:author="QC" w:date="2026-07-02T05:33:00Z">
        <w:r w:rsidR="00F45627" w:rsidRPr="002A3F64">
          <w:rPr>
            <w:rFonts w:ascii="Arial" w:hAnsi="Arial" w:cs="Arial"/>
            <w:bCs/>
            <w:sz w:val="23"/>
            <w:lang w:val="en-CA"/>
          </w:rPr>
          <w:t xml:space="preserve">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nd</w:t>
        </w:r>
      </w:ins>
      <w:r w:rsidR="00955D02" w:rsidRPr="002A3F64">
        <w:rPr>
          <w:rFonts w:ascii="Arial" w:hAnsi="Arial"/>
          <w:sz w:val="23"/>
          <w:lang w:val="en-CA"/>
          <w:rPrChange w:id="3066" w:author="QC" w:date="2026-07-02T05:33:00Z">
            <w:rPr>
              <w:rFonts w:ascii="Arial" w:hAnsi="Arial"/>
              <w:sz w:val="23"/>
            </w:rPr>
          </w:rPrChange>
        </w:rPr>
        <w:t xml:space="preserve"> her little gr</w:t>
      </w:r>
      <w:r w:rsidR="004033E0" w:rsidRPr="002A3F64">
        <w:rPr>
          <w:rFonts w:ascii="Arial" w:hAnsi="Arial"/>
          <w:sz w:val="23"/>
          <w:lang w:val="en-CA"/>
          <w:rPrChange w:id="3067" w:author="QC" w:date="2026-07-02T05:33:00Z">
            <w:rPr>
              <w:rFonts w:ascii="Arial" w:hAnsi="Arial"/>
              <w:sz w:val="23"/>
            </w:rPr>
          </w:rPrChange>
        </w:rPr>
        <w:t>e</w:t>
      </w:r>
      <w:r w:rsidR="00955D02" w:rsidRPr="002A3F64">
        <w:rPr>
          <w:rFonts w:ascii="Arial" w:hAnsi="Arial"/>
          <w:sz w:val="23"/>
          <w:lang w:val="en-CA"/>
          <w:rPrChange w:id="3068" w:author="QC" w:date="2026-07-02T05:33:00Z">
            <w:rPr>
              <w:rFonts w:ascii="Arial" w:hAnsi="Arial"/>
              <w:sz w:val="23"/>
            </w:rPr>
          </w:rPrChange>
        </w:rPr>
        <w:t xml:space="preserve">y car was </w:t>
      </w:r>
      <w:r w:rsidR="00955D02" w:rsidRPr="002A3F64">
        <w:rPr>
          <w:rFonts w:ascii="Arial" w:hAnsi="Arial"/>
          <w:sz w:val="23"/>
          <w:lang w:val="en-CA"/>
          <w:rPrChange w:id="3069" w:author="QC" w:date="2026-07-02T05:33:00Z">
            <w:rPr>
              <w:rFonts w:ascii="Arial" w:hAnsi="Arial"/>
              <w:sz w:val="23"/>
            </w:rPr>
          </w:rPrChange>
        </w:rPr>
        <w:lastRenderedPageBreak/>
        <w:t>there.  'Cause they have a trailer too, but that's not there and he has a boat and it wasn't there.</w:t>
      </w:r>
    </w:p>
    <w:p w14:paraId="1787B7A8" w14:textId="77777777" w:rsidR="004033E0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7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7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072" w:author="QC" w:date="2026-07-02T05:33:00Z">
            <w:rPr>
              <w:rFonts w:ascii="Arial" w:hAnsi="Arial"/>
              <w:sz w:val="23"/>
            </w:rPr>
          </w:rPrChange>
        </w:rPr>
        <w:tab/>
        <w:t>Okay.  Jen has never expressed any concerns for her safety being there or being, being at home with the boys?</w:t>
      </w:r>
    </w:p>
    <w:p w14:paraId="4C9D5630" w14:textId="77777777" w:rsidR="004033E0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7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74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4033E0" w:rsidRPr="002A3F64">
        <w:rPr>
          <w:rFonts w:ascii="Arial" w:hAnsi="Arial"/>
          <w:sz w:val="23"/>
          <w:lang w:val="en-CA"/>
          <w:rPrChange w:id="3075" w:author="QC" w:date="2026-07-02T05:33:00Z">
            <w:rPr>
              <w:rFonts w:ascii="Arial" w:hAnsi="Arial"/>
              <w:sz w:val="23"/>
            </w:rPr>
          </w:rPrChange>
        </w:rPr>
        <w:tab/>
        <w:t>(Shakes head no.)</w:t>
      </w:r>
    </w:p>
    <w:p w14:paraId="4B00451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7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7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4033E0" w:rsidRPr="002A3F64">
        <w:rPr>
          <w:rFonts w:ascii="Arial" w:hAnsi="Arial"/>
          <w:sz w:val="23"/>
          <w:lang w:val="en-CA"/>
          <w:rPrChange w:id="3078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3079" w:author="QC" w:date="2026-07-02T05:33:00Z">
            <w:rPr>
              <w:rFonts w:ascii="Arial" w:hAnsi="Arial"/>
              <w:sz w:val="23"/>
            </w:rPr>
          </w:rPrChange>
        </w:rPr>
        <w:t xml:space="preserve">All right.  </w:t>
      </w:r>
      <w:r w:rsidR="004033E0" w:rsidRPr="002A3F64">
        <w:rPr>
          <w:rFonts w:ascii="Arial" w:hAnsi="Arial"/>
          <w:sz w:val="23"/>
          <w:lang w:val="en-CA"/>
          <w:rPrChange w:id="3080" w:author="QC" w:date="2026-07-02T05:33:00Z">
            <w:rPr>
              <w:rFonts w:ascii="Arial" w:hAnsi="Arial"/>
              <w:sz w:val="23"/>
            </w:rPr>
          </w:rPrChange>
        </w:rPr>
        <w:t>She's never had any injuries or…</w:t>
      </w:r>
    </w:p>
    <w:p w14:paraId="646701B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8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082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083" w:author="QC" w:date="2026-07-02T05:33:00Z">
            <w:rPr>
              <w:rFonts w:ascii="Arial" w:hAnsi="Arial"/>
              <w:sz w:val="23"/>
            </w:rPr>
          </w:rPrChange>
        </w:rPr>
        <w:tab/>
        <w:t>Not that she ever told me.</w:t>
      </w:r>
    </w:p>
    <w:p w14:paraId="14873B51" w14:textId="6D3EF1C5" w:rsidR="00F45627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ins w:id="3084" w:author="QC" w:date="2026-07-02T05:33:00Z"/>
          <w:rFonts w:ascii="Arial" w:hAnsi="Arial" w:cs="Arial"/>
          <w:bCs/>
          <w:sz w:val="23"/>
          <w:lang w:val="en-CA"/>
        </w:rPr>
      </w:pPr>
      <w:r w:rsidRPr="002A3F64">
        <w:rPr>
          <w:rFonts w:ascii="Arial" w:hAnsi="Arial"/>
          <w:sz w:val="23"/>
          <w:lang w:val="en-CA"/>
          <w:rPrChange w:id="308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086" w:author="QC" w:date="2026-07-02T05:33:00Z">
            <w:rPr>
              <w:rFonts w:ascii="Arial" w:hAnsi="Arial"/>
              <w:sz w:val="23"/>
            </w:rPr>
          </w:rPrChange>
        </w:rPr>
        <w:tab/>
        <w:t>Nothing that you're aware of?</w:t>
      </w:r>
      <w:del w:id="308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 </w:delText>
        </w:r>
      </w:del>
    </w:p>
    <w:p w14:paraId="7F99EF40" w14:textId="09A0D956" w:rsidR="00F45627" w:rsidRPr="002A3F64" w:rsidRDefault="00F45627" w:rsidP="00955D02">
      <w:pPr>
        <w:widowControl w:val="0"/>
        <w:spacing w:after="100" w:afterAutospacing="1" w:line="360" w:lineRule="auto"/>
        <w:ind w:left="2520" w:hanging="1800"/>
        <w:jc w:val="both"/>
        <w:rPr>
          <w:ins w:id="3088" w:author="QC" w:date="2026-07-02T05:33:00Z"/>
          <w:rFonts w:ascii="Arial" w:hAnsi="Arial" w:cs="Arial"/>
          <w:bCs/>
          <w:sz w:val="23"/>
          <w:lang w:val="en-CA"/>
        </w:rPr>
      </w:pPr>
      <w:ins w:id="3089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KAREN:</w:t>
        </w:r>
        <w:r w:rsidRPr="002A3F64">
          <w:rPr>
            <w:rFonts w:ascii="Arial" w:hAnsi="Arial" w:cs="Arial"/>
            <w:bCs/>
            <w:sz w:val="23"/>
            <w:lang w:val="en-CA"/>
          </w:rPr>
          <w:tab/>
          <w:t>(Shakes head no.)</w:t>
        </w:r>
      </w:ins>
    </w:p>
    <w:p w14:paraId="22CDF77F" w14:textId="77777777" w:rsidR="00955D02" w:rsidRPr="00955D02" w:rsidRDefault="00F45627" w:rsidP="00955D02">
      <w:pPr>
        <w:widowControl w:val="0"/>
        <w:spacing w:after="100" w:afterAutospacing="1" w:line="360" w:lineRule="auto"/>
        <w:ind w:left="2520" w:hanging="1800"/>
        <w:jc w:val="both"/>
        <w:rPr>
          <w:del w:id="3090" w:author="QC" w:date="2026-07-02T05:33:00Z"/>
          <w:rFonts w:ascii="Arial" w:hAnsi="Arial" w:cs="Arial"/>
          <w:bCs/>
          <w:sz w:val="23"/>
        </w:rPr>
      </w:pPr>
      <w:ins w:id="3091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BRIGGS:</w:t>
        </w:r>
        <w:r w:rsidRPr="002A3F64">
          <w:rPr>
            <w:rFonts w:ascii="Arial" w:hAnsi="Arial" w:cs="Arial"/>
            <w:bCs/>
            <w:sz w:val="23"/>
            <w:lang w:val="en-CA"/>
          </w:rPr>
          <w:tab/>
        </w:r>
      </w:ins>
      <w:r w:rsidR="00955D02" w:rsidRPr="002A3F64">
        <w:rPr>
          <w:rFonts w:ascii="Arial" w:hAnsi="Arial"/>
          <w:sz w:val="23"/>
          <w:lang w:val="en-CA"/>
          <w:rPrChange w:id="3092" w:author="QC" w:date="2026-07-02T05:33:00Z">
            <w:rPr>
              <w:rFonts w:ascii="Arial" w:hAnsi="Arial"/>
              <w:sz w:val="23"/>
            </w:rPr>
          </w:rPrChange>
        </w:rPr>
        <w:t>Um, conversations</w:t>
      </w:r>
      <w:r w:rsidR="00CE229E" w:rsidRPr="002A3F64">
        <w:rPr>
          <w:rFonts w:ascii="Arial" w:hAnsi="Arial"/>
          <w:sz w:val="23"/>
          <w:lang w:val="en-CA"/>
          <w:rPrChange w:id="3093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094" w:author="QC" w:date="2026-07-02T05:33:00Z">
            <w:rPr>
              <w:rFonts w:ascii="Arial" w:hAnsi="Arial"/>
              <w:sz w:val="23"/>
            </w:rPr>
          </w:rPrChange>
        </w:rPr>
        <w:t>ou did say earlier that the, that the boys would, uh, would yell at her or talk to her?</w:t>
      </w:r>
    </w:p>
    <w:p w14:paraId="529C9063" w14:textId="77777777" w:rsidR="00955D02" w:rsidRPr="00955D02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del w:id="3095" w:author="QC" w:date="2026-07-02T05:33:00Z"/>
          <w:rFonts w:ascii="Arial" w:hAnsi="Arial" w:cs="Arial"/>
          <w:bCs/>
          <w:sz w:val="23"/>
        </w:rPr>
      </w:pPr>
      <w:del w:id="3096" w:author="QC" w:date="2026-07-02T05:33:00Z">
        <w:r>
          <w:rPr>
            <w:rFonts w:ascii="Arial" w:hAnsi="Arial" w:cs="Arial"/>
            <w:bCs/>
            <w:sz w:val="23"/>
          </w:rPr>
          <w:delText>KAREN:</w:delText>
        </w:r>
        <w:r w:rsidR="00955D02">
          <w:rPr>
            <w:rFonts w:ascii="Arial" w:hAnsi="Arial" w:cs="Arial"/>
            <w:bCs/>
            <w:sz w:val="23"/>
          </w:rPr>
          <w:tab/>
        </w:r>
        <w:r w:rsidR="00955D02" w:rsidRPr="00955D02">
          <w:rPr>
            <w:rFonts w:ascii="Arial" w:hAnsi="Arial" w:cs="Arial"/>
            <w:bCs/>
            <w:sz w:val="23"/>
          </w:rPr>
          <w:delText>Mm-hmm.</w:delText>
        </w:r>
      </w:del>
    </w:p>
    <w:p w14:paraId="7A3C95FF" w14:textId="5B5C0A38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097" w:author="QC" w:date="2026-07-02T05:33:00Z">
            <w:rPr>
              <w:rFonts w:ascii="Arial" w:hAnsi="Arial"/>
              <w:sz w:val="23"/>
            </w:rPr>
          </w:rPrChange>
        </w:rPr>
      </w:pPr>
      <w:del w:id="3098" w:author="QC" w:date="2026-07-02T05:33:00Z">
        <w:r>
          <w:rPr>
            <w:rFonts w:ascii="Arial" w:hAnsi="Arial" w:cs="Arial"/>
            <w:bCs/>
            <w:sz w:val="23"/>
          </w:rPr>
          <w:delText>BRIGGS:</w:delText>
        </w:r>
        <w:r w:rsidR="00955D02">
          <w:rPr>
            <w:rFonts w:ascii="Arial" w:hAnsi="Arial" w:cs="Arial"/>
            <w:bCs/>
            <w:sz w:val="23"/>
          </w:rPr>
          <w:tab/>
        </w:r>
        <w:r w:rsidR="00955D02" w:rsidRPr="00955D02">
          <w:rPr>
            <w:rFonts w:ascii="Arial" w:hAnsi="Arial" w:cs="Arial"/>
            <w:bCs/>
            <w:sz w:val="23"/>
          </w:rPr>
          <w:delText>What</w:delText>
        </w:r>
      </w:del>
      <w:ins w:id="3099" w:author="QC" w:date="2026-07-02T05:33:00Z">
        <w:r w:rsidR="00F45627" w:rsidRPr="002A3F64">
          <w:rPr>
            <w:rFonts w:ascii="Arial" w:hAnsi="Arial" w:cs="Arial"/>
            <w:bCs/>
            <w:sz w:val="23"/>
            <w:lang w:val="en-CA"/>
          </w:rPr>
          <w:t xml:space="preserve">  And w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hat</w:t>
        </w:r>
      </w:ins>
      <w:r w:rsidR="00955D02" w:rsidRPr="002A3F64">
        <w:rPr>
          <w:rFonts w:ascii="Arial" w:hAnsi="Arial"/>
          <w:sz w:val="23"/>
          <w:lang w:val="en-CA"/>
          <w:rPrChange w:id="3100" w:author="QC" w:date="2026-07-02T05:33:00Z">
            <w:rPr>
              <w:rFonts w:ascii="Arial" w:hAnsi="Arial"/>
              <w:sz w:val="23"/>
            </w:rPr>
          </w:rPrChange>
        </w:rPr>
        <w:t xml:space="preserve"> is it that they'd say to her?</w:t>
      </w:r>
    </w:p>
    <w:p w14:paraId="01534CFB" w14:textId="77777777" w:rsidR="007B349C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10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102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103" w:author="QC" w:date="2026-07-02T05:33:00Z">
            <w:rPr>
              <w:rFonts w:ascii="Arial" w:hAnsi="Arial"/>
              <w:sz w:val="23"/>
            </w:rPr>
          </w:rPrChange>
        </w:rPr>
        <w:tab/>
        <w:t>Oh</w:t>
      </w:r>
      <w:r w:rsidR="00CE229E" w:rsidRPr="002A3F64">
        <w:rPr>
          <w:rFonts w:ascii="Arial" w:hAnsi="Arial"/>
          <w:sz w:val="23"/>
          <w:lang w:val="en-CA"/>
          <w:rPrChange w:id="3104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105" w:author="QC" w:date="2026-07-02T05:33:00Z">
            <w:rPr>
              <w:rFonts w:ascii="Arial" w:hAnsi="Arial"/>
              <w:sz w:val="23"/>
            </w:rPr>
          </w:rPrChange>
        </w:rPr>
        <w:t>ou're just mis</w:t>
      </w:r>
      <w:r w:rsidR="004033E0" w:rsidRPr="002A3F64">
        <w:rPr>
          <w:rFonts w:ascii="Arial" w:hAnsi="Arial"/>
          <w:sz w:val="23"/>
          <w:lang w:val="en-CA"/>
          <w:rPrChange w:id="3106" w:author="QC" w:date="2026-07-02T05:33:00Z">
            <w:rPr>
              <w:rFonts w:ascii="Arial" w:hAnsi="Arial"/>
              <w:sz w:val="23"/>
            </w:rPr>
          </w:rPrChange>
        </w:rPr>
        <w:t>-, y</w:t>
      </w:r>
      <w:r w:rsidR="00955D02" w:rsidRPr="002A3F64">
        <w:rPr>
          <w:rFonts w:ascii="Arial" w:hAnsi="Arial"/>
          <w:sz w:val="23"/>
          <w:lang w:val="en-CA"/>
          <w:rPrChange w:id="3107" w:author="QC" w:date="2026-07-02T05:33:00Z">
            <w:rPr>
              <w:rFonts w:ascii="Arial" w:hAnsi="Arial"/>
              <w:sz w:val="23"/>
            </w:rPr>
          </w:rPrChange>
        </w:rPr>
        <w:t>ou know</w:t>
      </w:r>
      <w:r w:rsidR="00CE229E" w:rsidRPr="002A3F64">
        <w:rPr>
          <w:rFonts w:ascii="Arial" w:hAnsi="Arial"/>
          <w:sz w:val="23"/>
          <w:lang w:val="en-CA"/>
          <w:rPrChange w:id="3108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109" w:author="QC" w:date="2026-07-02T05:33:00Z">
            <w:rPr>
              <w:rFonts w:ascii="Arial" w:hAnsi="Arial"/>
              <w:sz w:val="23"/>
            </w:rPr>
          </w:rPrChange>
        </w:rPr>
        <w:t>ou're making my father feel this way and it's because of you that</w:t>
      </w:r>
      <w:r w:rsidR="00CE229E" w:rsidRPr="002A3F64">
        <w:rPr>
          <w:rFonts w:ascii="Arial" w:hAnsi="Arial"/>
          <w:sz w:val="23"/>
          <w:lang w:val="en-CA"/>
          <w:rPrChange w:id="3110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111" w:author="QC" w:date="2026-07-02T05:33:00Z">
            <w:rPr>
              <w:rFonts w:ascii="Arial" w:hAnsi="Arial"/>
              <w:sz w:val="23"/>
            </w:rPr>
          </w:rPrChange>
        </w:rPr>
        <w:t>ou know, um, thi-</w:t>
      </w:r>
      <w:r w:rsidR="007B349C" w:rsidRPr="002A3F64">
        <w:rPr>
          <w:rFonts w:ascii="Arial" w:hAnsi="Arial"/>
          <w:sz w:val="23"/>
          <w:lang w:val="en-CA"/>
          <w:rPrChange w:id="3112" w:author="QC" w:date="2026-07-02T05:33:00Z">
            <w:rPr>
              <w:rFonts w:ascii="Arial" w:hAnsi="Arial"/>
              <w:sz w:val="23"/>
            </w:rPr>
          </w:rPrChange>
        </w:rPr>
        <w:t>,</w:t>
      </w:r>
    </w:p>
    <w:p w14:paraId="73BCD7AD" w14:textId="3DD8FA6B" w:rsidR="00955D02" w:rsidRPr="002A3F64" w:rsidRDefault="007B349C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11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114" w:author="QC" w:date="2026-07-02T05:33:00Z">
            <w:rPr>
              <w:rFonts w:ascii="Arial" w:hAnsi="Arial"/>
              <w:sz w:val="23"/>
            </w:rPr>
          </w:rPrChange>
        </w:rPr>
        <w:t>00:51</w:t>
      </w:r>
      <w:r w:rsidRPr="002A3F64">
        <w:rPr>
          <w:rFonts w:ascii="Arial" w:hAnsi="Arial"/>
          <w:sz w:val="23"/>
          <w:lang w:val="en-CA"/>
          <w:rPrChange w:id="3115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3116" w:author="QC" w:date="2026-07-02T05:33:00Z">
            <w:rPr>
              <w:rFonts w:ascii="Arial" w:hAnsi="Arial"/>
              <w:sz w:val="23"/>
            </w:rPr>
          </w:rPrChange>
        </w:rPr>
        <w:t>that I don't have a good life and it</w:t>
      </w:r>
      <w:r w:rsidR="00CE229E" w:rsidRPr="002A3F64">
        <w:rPr>
          <w:rFonts w:ascii="Arial" w:hAnsi="Arial"/>
          <w:sz w:val="23"/>
          <w:lang w:val="en-CA"/>
          <w:rPrChange w:id="3117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118" w:author="QC" w:date="2026-07-02T05:33:00Z">
            <w:rPr>
              <w:rFonts w:ascii="Arial" w:hAnsi="Arial"/>
              <w:sz w:val="23"/>
            </w:rPr>
          </w:rPrChange>
        </w:rPr>
        <w:t>ou know</w:t>
      </w:r>
      <w:r w:rsidR="00CE229E" w:rsidRPr="002A3F64">
        <w:rPr>
          <w:rFonts w:ascii="Arial" w:hAnsi="Arial"/>
          <w:sz w:val="23"/>
          <w:lang w:val="en-CA"/>
          <w:rPrChange w:id="3119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120" w:author="QC" w:date="2026-07-02T05:33:00Z">
            <w:rPr>
              <w:rFonts w:ascii="Arial" w:hAnsi="Arial"/>
              <w:sz w:val="23"/>
            </w:rPr>
          </w:rPrChange>
        </w:rPr>
        <w:t>ou're the one</w:t>
      </w:r>
      <w:del w:id="3121" w:author="QC" w:date="2026-07-02T05:33:00Z">
        <w:r w:rsidR="00CE229E">
          <w:rPr>
            <w:rFonts w:ascii="Arial" w:hAnsi="Arial" w:cs="Arial"/>
            <w:bCs/>
            <w:sz w:val="23"/>
          </w:rPr>
          <w:delText>,</w:delText>
        </w:r>
      </w:del>
      <w:ins w:id="3122" w:author="QC" w:date="2026-07-02T05:33:00Z">
        <w:r w:rsidR="00934B68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CE229E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CE229E" w:rsidRPr="002A3F64">
        <w:rPr>
          <w:rFonts w:ascii="Arial" w:hAnsi="Arial"/>
          <w:sz w:val="23"/>
          <w:lang w:val="en-CA"/>
          <w:rPrChange w:id="3123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3124" w:author="QC" w:date="2026-07-02T05:33:00Z">
            <w:rPr>
              <w:rFonts w:ascii="Arial" w:hAnsi="Arial"/>
              <w:sz w:val="23"/>
            </w:rPr>
          </w:rPrChange>
        </w:rPr>
        <w:t>ou're</w:t>
      </w:r>
      <w:r w:rsidR="00CE229E" w:rsidRPr="002A3F64">
        <w:rPr>
          <w:rFonts w:ascii="Arial" w:hAnsi="Arial"/>
          <w:sz w:val="23"/>
          <w:lang w:val="en-CA"/>
          <w:rPrChange w:id="3125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126" w:author="QC" w:date="2026-07-02T05:33:00Z">
            <w:rPr>
              <w:rFonts w:ascii="Arial" w:hAnsi="Arial"/>
              <w:sz w:val="23"/>
            </w:rPr>
          </w:rPrChange>
        </w:rPr>
        <w:t>ou're trying to take my dad away from us</w:t>
      </w:r>
      <w:del w:id="312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3128" w:author="QC" w:date="2026-07-02T05:33:00Z">
            <w:rPr>
              <w:rFonts w:ascii="Arial" w:hAnsi="Arial"/>
              <w:sz w:val="23"/>
            </w:rPr>
          </w:rPrChange>
        </w:rPr>
        <w:t xml:space="preserve"> and</w:t>
      </w:r>
      <w:r w:rsidR="00CE229E" w:rsidRPr="002A3F64">
        <w:rPr>
          <w:rFonts w:ascii="Arial" w:hAnsi="Arial"/>
          <w:sz w:val="23"/>
          <w:lang w:val="en-CA"/>
          <w:rPrChange w:id="3129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130" w:author="QC" w:date="2026-07-02T05:33:00Z">
            <w:rPr>
              <w:rFonts w:ascii="Arial" w:hAnsi="Arial"/>
              <w:sz w:val="23"/>
            </w:rPr>
          </w:rPrChange>
        </w:rPr>
        <w:t>ou know.</w:t>
      </w:r>
    </w:p>
    <w:p w14:paraId="2EAB054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13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13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133" w:author="QC" w:date="2026-07-02T05:33:00Z">
            <w:rPr>
              <w:rFonts w:ascii="Arial" w:hAnsi="Arial"/>
              <w:sz w:val="23"/>
            </w:rPr>
          </w:rPrChange>
        </w:rPr>
        <w:tab/>
        <w:t>And who's saying this?</w:t>
      </w:r>
    </w:p>
    <w:p w14:paraId="71F65CB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13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13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136" w:author="QC" w:date="2026-07-02T05:33:00Z">
            <w:rPr>
              <w:rFonts w:ascii="Arial" w:hAnsi="Arial"/>
              <w:sz w:val="23"/>
            </w:rPr>
          </w:rPrChange>
        </w:rPr>
        <w:tab/>
        <w:t>Um, Andrew and Basil.</w:t>
      </w:r>
    </w:p>
    <w:p w14:paraId="134FD637" w14:textId="480BB6CF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13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13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139" w:author="QC" w:date="2026-07-02T05:33:00Z">
            <w:rPr>
              <w:rFonts w:ascii="Arial" w:hAnsi="Arial"/>
              <w:sz w:val="23"/>
            </w:rPr>
          </w:rPrChange>
        </w:rPr>
        <w:tab/>
        <w:t>And did they</w:t>
      </w:r>
      <w:r w:rsidR="007B349C" w:rsidRPr="002A3F64">
        <w:rPr>
          <w:rFonts w:ascii="Arial" w:hAnsi="Arial"/>
          <w:sz w:val="23"/>
          <w:lang w:val="en-CA"/>
          <w:rPrChange w:id="3140" w:author="QC" w:date="2026-07-02T05:33:00Z">
            <w:rPr>
              <w:rFonts w:ascii="Arial" w:hAnsi="Arial"/>
              <w:sz w:val="23"/>
            </w:rPr>
          </w:rPrChange>
        </w:rPr>
        <w:t>-, a</w:t>
      </w:r>
      <w:r w:rsidR="00955D02" w:rsidRPr="002A3F64">
        <w:rPr>
          <w:rFonts w:ascii="Arial" w:hAnsi="Arial"/>
          <w:sz w:val="23"/>
          <w:lang w:val="en-CA"/>
          <w:rPrChange w:id="3141" w:author="QC" w:date="2026-07-02T05:33:00Z">
            <w:rPr>
              <w:rFonts w:ascii="Arial" w:hAnsi="Arial"/>
              <w:sz w:val="23"/>
            </w:rPr>
          </w:rPrChange>
        </w:rPr>
        <w:t>ll right, and they both were of the same opinion then, t</w:t>
      </w:r>
      <w:r w:rsidR="007B349C" w:rsidRPr="002A3F64">
        <w:rPr>
          <w:rFonts w:ascii="Arial" w:hAnsi="Arial"/>
          <w:sz w:val="23"/>
          <w:lang w:val="en-CA"/>
          <w:rPrChange w:id="3142" w:author="QC" w:date="2026-07-02T05:33:00Z">
            <w:rPr>
              <w:rFonts w:ascii="Arial" w:hAnsi="Arial"/>
              <w:sz w:val="23"/>
            </w:rPr>
          </w:rPrChange>
        </w:rPr>
        <w:t>he boys</w:t>
      </w:r>
      <w:del w:id="3143" w:author="QC" w:date="2026-07-02T05:33:00Z">
        <w:r w:rsidR="007B349C">
          <w:rPr>
            <w:rFonts w:ascii="Arial" w:hAnsi="Arial" w:cs="Arial"/>
            <w:bCs/>
            <w:sz w:val="23"/>
          </w:rPr>
          <w:delText>?  That</w:delText>
        </w:r>
      </w:del>
      <w:ins w:id="3144" w:author="QC" w:date="2026-07-02T05:33:00Z">
        <w:r w:rsidR="00934B68" w:rsidRPr="002A3F64">
          <w:rPr>
            <w:rFonts w:ascii="Arial" w:hAnsi="Arial" w:cs="Arial"/>
            <w:bCs/>
            <w:sz w:val="23"/>
            <w:lang w:val="en-CA"/>
          </w:rPr>
          <w:t xml:space="preserve"> t</w:t>
        </w:r>
        <w:r w:rsidR="007B349C" w:rsidRPr="002A3F64">
          <w:rPr>
            <w:rFonts w:ascii="Arial" w:hAnsi="Arial" w:cs="Arial"/>
            <w:bCs/>
            <w:sz w:val="23"/>
            <w:lang w:val="en-CA"/>
          </w:rPr>
          <w:t>hat</w:t>
        </w:r>
      </w:ins>
      <w:r w:rsidR="007B349C" w:rsidRPr="002A3F64">
        <w:rPr>
          <w:rFonts w:ascii="Arial" w:hAnsi="Arial"/>
          <w:sz w:val="23"/>
          <w:lang w:val="en-CA"/>
          <w:rPrChange w:id="3145" w:author="QC" w:date="2026-07-02T05:33:00Z">
            <w:rPr>
              <w:rFonts w:ascii="Arial" w:hAnsi="Arial"/>
              <w:sz w:val="23"/>
            </w:rPr>
          </w:rPrChange>
        </w:rPr>
        <w:t>, that Jennifer's…</w:t>
      </w:r>
    </w:p>
    <w:p w14:paraId="78D9A7A9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14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14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148" w:author="QC" w:date="2026-07-02T05:33:00Z">
            <w:rPr>
              <w:rFonts w:ascii="Arial" w:hAnsi="Arial"/>
              <w:sz w:val="23"/>
            </w:rPr>
          </w:rPrChange>
        </w:rPr>
        <w:tab/>
        <w:t>That they didn't like her.</w:t>
      </w:r>
    </w:p>
    <w:p w14:paraId="5101FAA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14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15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151" w:author="QC" w:date="2026-07-02T05:33:00Z">
            <w:rPr>
              <w:rFonts w:ascii="Arial" w:hAnsi="Arial"/>
              <w:sz w:val="23"/>
            </w:rPr>
          </w:rPrChange>
        </w:rPr>
        <w:tab/>
        <w:t>Okay.  How do, how do Basil and, and Andrew get along?</w:t>
      </w:r>
    </w:p>
    <w:p w14:paraId="53F8AC42" w14:textId="1DCB3AE1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15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15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154" w:author="QC" w:date="2026-07-02T05:33:00Z">
            <w:rPr>
              <w:rFonts w:ascii="Arial" w:hAnsi="Arial"/>
              <w:sz w:val="23"/>
            </w:rPr>
          </w:rPrChange>
        </w:rPr>
        <w:tab/>
        <w:t>I think they're co</w:t>
      </w:r>
      <w:r w:rsidR="007B349C" w:rsidRPr="002A3F64">
        <w:rPr>
          <w:rFonts w:ascii="Arial" w:hAnsi="Arial"/>
          <w:sz w:val="23"/>
          <w:lang w:val="en-CA"/>
          <w:rPrChange w:id="3155" w:author="QC" w:date="2026-07-02T05:33:00Z">
            <w:rPr>
              <w:rFonts w:ascii="Arial" w:hAnsi="Arial"/>
              <w:sz w:val="23"/>
            </w:rPr>
          </w:rPrChange>
        </w:rPr>
        <w:t>-</w:t>
      </w:r>
      <w:r w:rsidR="00955D02" w:rsidRPr="002A3F64">
        <w:rPr>
          <w:rFonts w:ascii="Arial" w:hAnsi="Arial"/>
          <w:sz w:val="23"/>
          <w:lang w:val="en-CA"/>
          <w:rPrChange w:id="3156" w:author="QC" w:date="2026-07-02T05:33:00Z">
            <w:rPr>
              <w:rFonts w:ascii="Arial" w:hAnsi="Arial"/>
              <w:sz w:val="23"/>
            </w:rPr>
          </w:rPrChange>
        </w:rPr>
        <w:t>dependent.</w:t>
      </w:r>
      <w:r w:rsidR="007B349C" w:rsidRPr="002A3F64">
        <w:rPr>
          <w:rFonts w:ascii="Arial" w:hAnsi="Arial"/>
          <w:sz w:val="23"/>
          <w:lang w:val="en-CA"/>
          <w:rPrChange w:id="3157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3158" w:author="QC" w:date="2026-07-02T05:33:00Z">
            <w:rPr>
              <w:rFonts w:ascii="Arial" w:hAnsi="Arial"/>
              <w:sz w:val="23"/>
            </w:rPr>
          </w:rPrChange>
        </w:rPr>
        <w:t xml:space="preserve"> I mean, I</w:t>
      </w:r>
      <w:del w:id="315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160" w:author="QC" w:date="2026-07-02T05:33:00Z">
        <w:r w:rsidR="00934B68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161" w:author="QC" w:date="2026-07-02T05:33:00Z">
            <w:rPr>
              <w:rFonts w:ascii="Arial" w:hAnsi="Arial"/>
              <w:sz w:val="23"/>
            </w:rPr>
          </w:rPrChange>
        </w:rPr>
        <w:t xml:space="preserve"> he is the older one.  He's got a degree.  I mean, it doesn't really matter how smart you are</w:t>
      </w:r>
      <w:r w:rsidR="00CE229E" w:rsidRPr="002A3F64">
        <w:rPr>
          <w:rFonts w:ascii="Arial" w:hAnsi="Arial"/>
          <w:sz w:val="23"/>
          <w:lang w:val="en-CA"/>
          <w:rPrChange w:id="3162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163" w:author="QC" w:date="2026-07-02T05:33:00Z">
            <w:rPr>
              <w:rFonts w:ascii="Arial" w:hAnsi="Arial"/>
              <w:sz w:val="23"/>
            </w:rPr>
          </w:rPrChange>
        </w:rPr>
        <w:t>ou can have issues.  So, um, so he was</w:t>
      </w:r>
      <w:del w:id="316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165" w:author="QC" w:date="2026-07-02T05:33:00Z">
        <w:r w:rsidR="0078181E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166" w:author="QC" w:date="2026-07-02T05:33:00Z">
            <w:rPr>
              <w:rFonts w:ascii="Arial" w:hAnsi="Arial"/>
              <w:sz w:val="23"/>
            </w:rPr>
          </w:rPrChange>
        </w:rPr>
        <w:t xml:space="preserve"> he and Andrew both rent this townhouse or I'm not </w:t>
      </w:r>
      <w:r w:rsidR="00955D02" w:rsidRPr="002A3F64">
        <w:rPr>
          <w:rFonts w:ascii="Arial" w:hAnsi="Arial"/>
          <w:sz w:val="23"/>
          <w:lang w:val="en-CA"/>
          <w:rPrChange w:id="3167" w:author="QC" w:date="2026-07-02T05:33:00Z">
            <w:rPr>
              <w:rFonts w:ascii="Arial" w:hAnsi="Arial"/>
              <w:sz w:val="23"/>
            </w:rPr>
          </w:rPrChange>
        </w:rPr>
        <w:lastRenderedPageBreak/>
        <w:t>even sure.  I</w:t>
      </w:r>
      <w:del w:id="316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169" w:author="QC" w:date="2026-07-02T05:33:00Z">
        <w:r w:rsidR="001367DD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170" w:author="QC" w:date="2026-07-02T05:33:00Z">
            <w:rPr>
              <w:rFonts w:ascii="Arial" w:hAnsi="Arial"/>
              <w:sz w:val="23"/>
            </w:rPr>
          </w:rPrChange>
        </w:rPr>
        <w:t xml:space="preserve"> oh, she told me it was like a two-</w:t>
      </w:r>
      <w:del w:id="317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story</w:delText>
        </w:r>
      </w:del>
      <w:ins w:id="3172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stor</w:t>
        </w:r>
        <w:r w:rsidR="001367DD" w:rsidRPr="002A3F64">
          <w:rPr>
            <w:rFonts w:ascii="Arial" w:hAnsi="Arial" w:cs="Arial"/>
            <w:bCs/>
            <w:sz w:val="23"/>
            <w:lang w:val="en-CA"/>
          </w:rPr>
          <w:t>e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y</w:t>
        </w:r>
      </w:ins>
      <w:r w:rsidR="00955D02" w:rsidRPr="002A3F64">
        <w:rPr>
          <w:rFonts w:ascii="Arial" w:hAnsi="Arial"/>
          <w:sz w:val="23"/>
          <w:lang w:val="en-CA"/>
          <w:rPrChange w:id="3173" w:author="QC" w:date="2026-07-02T05:33:00Z">
            <w:rPr>
              <w:rFonts w:ascii="Arial" w:hAnsi="Arial"/>
              <w:sz w:val="23"/>
            </w:rPr>
          </w:rPrChange>
        </w:rPr>
        <w:t xml:space="preserve"> thing in Toronto.  So I don't know if they</w:t>
      </w:r>
      <w:del w:id="317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175" w:author="QC" w:date="2026-07-02T05:33:00Z">
        <w:r w:rsidR="001367DD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176" w:author="QC" w:date="2026-07-02T05:33:00Z">
            <w:rPr>
              <w:rFonts w:ascii="Arial" w:hAnsi="Arial"/>
              <w:sz w:val="23"/>
            </w:rPr>
          </w:rPrChange>
        </w:rPr>
        <w:t xml:space="preserve"> how they get along other than dysfunctionally.</w:t>
      </w:r>
    </w:p>
    <w:p w14:paraId="05F53B8B" w14:textId="77777777" w:rsidR="00FF2343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17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17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179" w:author="QC" w:date="2026-07-02T05:33:00Z">
            <w:rPr>
              <w:rFonts w:ascii="Arial" w:hAnsi="Arial"/>
              <w:sz w:val="23"/>
            </w:rPr>
          </w:rPrChange>
        </w:rPr>
        <w:tab/>
        <w:t xml:space="preserve">Okay.  Any reason why they were in Toronto living there, </w:t>
      </w:r>
    </w:p>
    <w:p w14:paraId="2BF9F5A0" w14:textId="77777777" w:rsidR="00955D02" w:rsidRPr="002A3F64" w:rsidRDefault="00FF2343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18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181" w:author="QC" w:date="2026-07-02T05:33:00Z">
            <w:rPr>
              <w:rFonts w:ascii="Arial" w:hAnsi="Arial"/>
              <w:sz w:val="23"/>
            </w:rPr>
          </w:rPrChange>
        </w:rPr>
        <w:t>00:52</w:t>
      </w:r>
      <w:r w:rsidRPr="002A3F64">
        <w:rPr>
          <w:rFonts w:ascii="Arial" w:hAnsi="Arial"/>
          <w:sz w:val="23"/>
          <w:lang w:val="en-CA"/>
          <w:rPrChange w:id="3182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3183" w:author="QC" w:date="2026-07-02T05:33:00Z">
            <w:rPr>
              <w:rFonts w:ascii="Arial" w:hAnsi="Arial"/>
              <w:sz w:val="23"/>
            </w:rPr>
          </w:rPrChange>
        </w:rPr>
        <w:t>not, not down in Niagara?</w:t>
      </w:r>
    </w:p>
    <w:p w14:paraId="2F50C275" w14:textId="1661142F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18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18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186" w:author="QC" w:date="2026-07-02T05:33:00Z">
            <w:rPr>
              <w:rFonts w:ascii="Arial" w:hAnsi="Arial"/>
              <w:sz w:val="23"/>
            </w:rPr>
          </w:rPrChange>
        </w:rPr>
        <w:tab/>
        <w:t xml:space="preserve">My idea is that maybe </w:t>
      </w:r>
      <w:del w:id="318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An</w:delText>
        </w:r>
      </w:del>
      <w:ins w:id="3188" w:author="QC" w:date="2026-07-02T05:33:00Z">
        <w:r w:rsidR="001367DD" w:rsidRPr="002A3F64">
          <w:rPr>
            <w:rFonts w:ascii="Arial" w:hAnsi="Arial" w:cs="Arial"/>
            <w:bCs/>
            <w:sz w:val="23"/>
            <w:lang w:val="en-CA"/>
          </w:rPr>
          <w:t>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n</w:t>
        </w:r>
      </w:ins>
      <w:r w:rsidR="00955D02" w:rsidRPr="002A3F64">
        <w:rPr>
          <w:rFonts w:ascii="Arial" w:hAnsi="Arial"/>
          <w:sz w:val="23"/>
          <w:lang w:val="en-CA"/>
          <w:rPrChange w:id="3189" w:author="QC" w:date="2026-07-02T05:33:00Z">
            <w:rPr>
              <w:rFonts w:ascii="Arial" w:hAnsi="Arial"/>
              <w:sz w:val="23"/>
            </w:rPr>
          </w:rPrChange>
        </w:rPr>
        <w:t>-</w:t>
      </w:r>
      <w:r w:rsidR="00FF2343" w:rsidRPr="002A3F64">
        <w:rPr>
          <w:rFonts w:ascii="Arial" w:hAnsi="Arial"/>
          <w:sz w:val="23"/>
          <w:lang w:val="en-CA"/>
          <w:rPrChange w:id="3190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3191" w:author="QC" w:date="2026-07-02T05:33:00Z">
            <w:rPr>
              <w:rFonts w:ascii="Arial" w:hAnsi="Arial"/>
              <w:sz w:val="23"/>
            </w:rPr>
          </w:rPrChange>
        </w:rPr>
        <w:t xml:space="preserve"> uh, Basil had gone to university there and I don't know how he got</w:t>
      </w:r>
      <w:del w:id="319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193" w:author="QC" w:date="2026-07-02T05:33:00Z">
        <w:r w:rsidR="001367DD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194" w:author="QC" w:date="2026-07-02T05:33:00Z">
            <w:rPr>
              <w:rFonts w:ascii="Arial" w:hAnsi="Arial"/>
              <w:sz w:val="23"/>
            </w:rPr>
          </w:rPrChange>
        </w:rPr>
        <w:t xml:space="preserve"> maybe George helped fund them and Andrew was there helping.  Um, and he was trying to get jobs in Toronto.  He had it both</w:t>
      </w:r>
      <w:r w:rsidR="00FF2343" w:rsidRPr="002A3F64">
        <w:rPr>
          <w:rFonts w:ascii="Arial" w:hAnsi="Arial"/>
          <w:sz w:val="23"/>
          <w:lang w:val="en-CA"/>
          <w:rPrChange w:id="3195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3196" w:author="QC" w:date="2026-07-02T05:33:00Z">
            <w:rPr>
              <w:rFonts w:ascii="Arial" w:hAnsi="Arial"/>
              <w:sz w:val="23"/>
            </w:rPr>
          </w:rPrChange>
        </w:rPr>
        <w:t>Jen told me he had a, a bartending job at the Elephant and Castle, but they wanted him to do</w:t>
      </w:r>
      <w:r w:rsidR="00FF2343" w:rsidRPr="002A3F64">
        <w:rPr>
          <w:rFonts w:ascii="Arial" w:hAnsi="Arial"/>
          <w:sz w:val="23"/>
          <w:lang w:val="en-CA"/>
          <w:rPrChange w:id="3197" w:author="QC" w:date="2026-07-02T05:33:00Z">
            <w:rPr>
              <w:rFonts w:ascii="Arial" w:hAnsi="Arial"/>
              <w:sz w:val="23"/>
            </w:rPr>
          </w:rPrChange>
        </w:rPr>
        <w:t>-, a</w:t>
      </w:r>
      <w:r w:rsidR="00955D02" w:rsidRPr="002A3F64">
        <w:rPr>
          <w:rFonts w:ascii="Arial" w:hAnsi="Arial"/>
          <w:sz w:val="23"/>
          <w:lang w:val="en-CA"/>
          <w:rPrChange w:id="3198" w:author="QC" w:date="2026-07-02T05:33:00Z">
            <w:rPr>
              <w:rFonts w:ascii="Arial" w:hAnsi="Arial"/>
              <w:sz w:val="23"/>
            </w:rPr>
          </w:rPrChange>
        </w:rPr>
        <w:t>nd this is just recently</w:t>
      </w:r>
      <w:ins w:id="3199" w:author="QC" w:date="2026-07-02T05:33:00Z">
        <w:r w:rsidR="00FD0A81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200" w:author="QC" w:date="2026-07-02T05:33:00Z">
            <w:rPr>
              <w:rFonts w:ascii="Arial" w:hAnsi="Arial"/>
              <w:sz w:val="23"/>
            </w:rPr>
          </w:rPrChange>
        </w:rPr>
        <w:t xml:space="preserve"> and they wanted him to do like beginning work</w:t>
      </w:r>
      <w:ins w:id="3201" w:author="QC" w:date="2026-07-02T05:33:00Z">
        <w:r w:rsidR="00FD0A81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202" w:author="QC" w:date="2026-07-02T05:33:00Z">
            <w:rPr>
              <w:rFonts w:ascii="Arial" w:hAnsi="Arial"/>
              <w:sz w:val="23"/>
            </w:rPr>
          </w:rPrChange>
        </w:rPr>
        <w:t xml:space="preserve"> like</w:t>
      </w:r>
      <w:r w:rsidR="00CE229E" w:rsidRPr="002A3F64">
        <w:rPr>
          <w:rFonts w:ascii="Arial" w:hAnsi="Arial"/>
          <w:sz w:val="23"/>
          <w:lang w:val="en-CA"/>
          <w:rPrChange w:id="3203" w:author="QC" w:date="2026-07-02T05:33:00Z">
            <w:rPr>
              <w:rFonts w:ascii="Arial" w:hAnsi="Arial"/>
              <w:sz w:val="23"/>
            </w:rPr>
          </w:rPrChange>
        </w:rPr>
        <w:t xml:space="preserve"> y</w:t>
      </w:r>
      <w:r w:rsidR="00955D02" w:rsidRPr="002A3F64">
        <w:rPr>
          <w:rFonts w:ascii="Arial" w:hAnsi="Arial"/>
          <w:sz w:val="23"/>
          <w:lang w:val="en-CA"/>
          <w:rPrChange w:id="3204" w:author="QC" w:date="2026-07-02T05:33:00Z">
            <w:rPr>
              <w:rFonts w:ascii="Arial" w:hAnsi="Arial"/>
              <w:sz w:val="23"/>
            </w:rPr>
          </w:rPrChange>
        </w:rPr>
        <w:t>ou're washing dishes</w:t>
      </w:r>
      <w:r w:rsidR="00FF2343" w:rsidRPr="002A3F64">
        <w:rPr>
          <w:rFonts w:ascii="Arial" w:hAnsi="Arial"/>
          <w:sz w:val="23"/>
          <w:lang w:val="en-CA"/>
          <w:rPrChange w:id="3205" w:author="QC" w:date="2026-07-02T05:33:00Z">
            <w:rPr>
              <w:rFonts w:ascii="Arial" w:hAnsi="Arial"/>
              <w:sz w:val="23"/>
            </w:rPr>
          </w:rPrChange>
        </w:rPr>
        <w:t>, r</w:t>
      </w:r>
      <w:r w:rsidR="00955D02" w:rsidRPr="002A3F64">
        <w:rPr>
          <w:rFonts w:ascii="Arial" w:hAnsi="Arial"/>
          <w:sz w:val="23"/>
          <w:lang w:val="en-CA"/>
          <w:rPrChange w:id="3206" w:author="QC" w:date="2026-07-02T05:33:00Z">
            <w:rPr>
              <w:rFonts w:ascii="Arial" w:hAnsi="Arial"/>
              <w:sz w:val="23"/>
            </w:rPr>
          </w:rPrChange>
        </w:rPr>
        <w:t>ight?  You can't be a bartender.  And I'm saying to Jen, he should not be around bartending</w:t>
      </w:r>
      <w:ins w:id="3207" w:author="QC" w:date="2026-07-02T05:33:00Z">
        <w:r w:rsidR="005C39FA" w:rsidRPr="002A3F64">
          <w:rPr>
            <w:rFonts w:ascii="Arial" w:hAnsi="Arial" w:cs="Arial"/>
            <w:bCs/>
            <w:sz w:val="23"/>
            <w:lang w:val="en-CA"/>
          </w:rPr>
          <w:t xml:space="preserve">, </w:t>
        </w:r>
      </w:ins>
      <w:r w:rsidR="00955D02" w:rsidRPr="002A3F64">
        <w:rPr>
          <w:rFonts w:ascii="Arial" w:hAnsi="Arial"/>
          <w:sz w:val="23"/>
          <w:lang w:val="en-CA"/>
          <w:rPrChange w:id="3208" w:author="QC" w:date="2026-07-02T05:33:00Z">
            <w:rPr>
              <w:rFonts w:ascii="Arial" w:hAnsi="Arial"/>
              <w:sz w:val="23"/>
            </w:rPr>
          </w:rPrChange>
        </w:rPr>
        <w:t xml:space="preserve"> like get him away from booze</w:t>
      </w:r>
      <w:ins w:id="3209" w:author="QC" w:date="2026-07-02T05:33:00Z">
        <w:r w:rsidR="005C39FA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210" w:author="QC" w:date="2026-07-02T05:33:00Z">
            <w:rPr>
              <w:rFonts w:ascii="Arial" w:hAnsi="Arial"/>
              <w:sz w:val="23"/>
            </w:rPr>
          </w:rPrChange>
        </w:rPr>
        <w:t xml:space="preserve"> but, um, so he lasted maybe a week there and then he didn't want to do the grunt work, so he quit.</w:t>
      </w:r>
    </w:p>
    <w:p w14:paraId="4840D95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21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21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213" w:author="QC" w:date="2026-07-02T05:33:00Z">
            <w:rPr>
              <w:rFonts w:ascii="Arial" w:hAnsi="Arial"/>
              <w:sz w:val="23"/>
            </w:rPr>
          </w:rPrChange>
        </w:rPr>
        <w:tab/>
        <w:t>Okay.  And when was this?</w:t>
      </w:r>
    </w:p>
    <w:p w14:paraId="7ADEF2CF" w14:textId="0D7DFEDC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21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21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216" w:author="QC" w:date="2026-07-02T05:33:00Z">
            <w:rPr>
              <w:rFonts w:ascii="Arial" w:hAnsi="Arial"/>
              <w:sz w:val="23"/>
            </w:rPr>
          </w:rPrChange>
        </w:rPr>
        <w:tab/>
        <w:t xml:space="preserve">Um, maybe just before we </w:t>
      </w:r>
      <w:del w:id="321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le-</w:delText>
        </w:r>
        <w:r w:rsidR="00FF2343">
          <w:rPr>
            <w:rFonts w:ascii="Arial" w:hAnsi="Arial" w:cs="Arial"/>
            <w:bCs/>
            <w:sz w:val="23"/>
          </w:rPr>
          <w:delText>,</w:delText>
        </w:r>
      </w:del>
      <w:ins w:id="3218" w:author="QC" w:date="2026-07-02T05:33:00Z">
        <w:r w:rsidR="00055CB6" w:rsidRPr="002A3F64">
          <w:rPr>
            <w:rFonts w:ascii="Arial" w:hAnsi="Arial" w:cs="Arial"/>
            <w:bCs/>
            <w:sz w:val="23"/>
            <w:lang w:val="en-CA"/>
          </w:rPr>
          <w:t>went,</w:t>
        </w:r>
      </w:ins>
      <w:r w:rsidR="00055CB6" w:rsidRPr="002A3F64">
        <w:rPr>
          <w:rFonts w:ascii="Arial" w:hAnsi="Arial"/>
          <w:sz w:val="23"/>
          <w:lang w:val="en-CA"/>
          <w:rPrChange w:id="3219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3220" w:author="QC" w:date="2026-07-02T05:33:00Z">
            <w:rPr>
              <w:rFonts w:ascii="Arial" w:hAnsi="Arial"/>
              <w:sz w:val="23"/>
            </w:rPr>
          </w:rPrChange>
        </w:rPr>
        <w:t>went to England</w:t>
      </w:r>
      <w:del w:id="322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.  Um</w:delText>
        </w:r>
      </w:del>
      <w:ins w:id="3222" w:author="QC" w:date="2026-07-02T05:33:00Z">
        <w:r w:rsidR="00055CB6" w:rsidRPr="002A3F64">
          <w:rPr>
            <w:rFonts w:ascii="Arial" w:hAnsi="Arial" w:cs="Arial"/>
            <w:bCs/>
            <w:sz w:val="23"/>
            <w:lang w:val="en-CA"/>
          </w:rPr>
          <w:t>, u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m</w:t>
        </w:r>
      </w:ins>
      <w:r w:rsidR="00955D02" w:rsidRPr="002A3F64">
        <w:rPr>
          <w:rFonts w:ascii="Arial" w:hAnsi="Arial"/>
          <w:sz w:val="23"/>
          <w:lang w:val="en-CA"/>
          <w:rPrChange w:id="3223" w:author="QC" w:date="2026-07-02T05:33:00Z">
            <w:rPr>
              <w:rFonts w:ascii="Arial" w:hAnsi="Arial"/>
              <w:sz w:val="23"/>
            </w:rPr>
          </w:rPrChange>
        </w:rPr>
        <w:t>, maybe March, April, about then.</w:t>
      </w:r>
    </w:p>
    <w:p w14:paraId="5615FA5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22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22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226" w:author="QC" w:date="2026-07-02T05:33:00Z">
            <w:rPr>
              <w:rFonts w:ascii="Arial" w:hAnsi="Arial"/>
              <w:sz w:val="23"/>
            </w:rPr>
          </w:rPrChange>
        </w:rPr>
        <w:tab/>
        <w:t>Okay.  Is this after he got arrested, then he came back down?</w:t>
      </w:r>
    </w:p>
    <w:p w14:paraId="2431C149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22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228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229" w:author="QC" w:date="2026-07-02T05:33:00Z">
            <w:rPr>
              <w:rFonts w:ascii="Arial" w:hAnsi="Arial"/>
              <w:sz w:val="23"/>
            </w:rPr>
          </w:rPrChange>
        </w:rPr>
        <w:tab/>
        <w:t>Before.</w:t>
      </w:r>
    </w:p>
    <w:p w14:paraId="23D0D3A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23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23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232" w:author="QC" w:date="2026-07-02T05:33:00Z">
            <w:rPr>
              <w:rFonts w:ascii="Arial" w:hAnsi="Arial"/>
              <w:sz w:val="23"/>
            </w:rPr>
          </w:rPrChange>
        </w:rPr>
        <w:tab/>
      </w:r>
      <w:r w:rsidR="00FF2343" w:rsidRPr="002A3F64">
        <w:rPr>
          <w:rFonts w:ascii="Arial" w:hAnsi="Arial"/>
          <w:sz w:val="23"/>
          <w:lang w:val="en-CA"/>
          <w:rPrChange w:id="3233" w:author="QC" w:date="2026-07-02T05:33:00Z">
            <w:rPr>
              <w:rFonts w:ascii="Arial" w:hAnsi="Arial"/>
              <w:sz w:val="23"/>
            </w:rPr>
          </w:rPrChange>
        </w:rPr>
        <w:t>Before he got…</w:t>
      </w:r>
    </w:p>
    <w:p w14:paraId="1D54881C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23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23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236" w:author="QC" w:date="2026-07-02T05:33:00Z">
            <w:rPr>
              <w:rFonts w:ascii="Arial" w:hAnsi="Arial"/>
              <w:sz w:val="23"/>
            </w:rPr>
          </w:rPrChange>
        </w:rPr>
        <w:tab/>
        <w:t>Yeah.</w:t>
      </w:r>
    </w:p>
    <w:p w14:paraId="4EF656DD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23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23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239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5B6F3B11" w14:textId="77777777" w:rsidR="00FF2343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24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24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242" w:author="QC" w:date="2026-07-02T05:33:00Z">
            <w:rPr>
              <w:rFonts w:ascii="Arial" w:hAnsi="Arial"/>
              <w:sz w:val="23"/>
            </w:rPr>
          </w:rPrChange>
        </w:rPr>
        <w:tab/>
        <w:t>There's been many</w:t>
      </w:r>
      <w:r w:rsidR="00FF2343" w:rsidRPr="002A3F64">
        <w:rPr>
          <w:rFonts w:ascii="Arial" w:hAnsi="Arial"/>
          <w:sz w:val="23"/>
          <w:lang w:val="en-CA"/>
          <w:rPrChange w:id="3243" w:author="QC" w:date="2026-07-02T05:33:00Z">
            <w:rPr>
              <w:rFonts w:ascii="Arial" w:hAnsi="Arial"/>
              <w:sz w:val="23"/>
            </w:rPr>
          </w:rPrChange>
        </w:rPr>
        <w:t>-, s</w:t>
      </w:r>
      <w:r w:rsidR="00955D02" w:rsidRPr="002A3F64">
        <w:rPr>
          <w:rFonts w:ascii="Arial" w:hAnsi="Arial"/>
          <w:sz w:val="23"/>
          <w:lang w:val="en-CA"/>
          <w:rPrChange w:id="3244" w:author="QC" w:date="2026-07-02T05:33:00Z">
            <w:rPr>
              <w:rFonts w:ascii="Arial" w:hAnsi="Arial"/>
              <w:sz w:val="23"/>
            </w:rPr>
          </w:rPrChange>
        </w:rPr>
        <w:t xml:space="preserve">he told me about many jobs.  He tried </w:t>
      </w:r>
    </w:p>
    <w:p w14:paraId="5539F2C3" w14:textId="77777777" w:rsidR="00955D02" w:rsidRPr="002A3F64" w:rsidRDefault="00FF2343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24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246" w:author="QC" w:date="2026-07-02T05:33:00Z">
            <w:rPr>
              <w:rFonts w:ascii="Arial" w:hAnsi="Arial"/>
              <w:sz w:val="23"/>
            </w:rPr>
          </w:rPrChange>
        </w:rPr>
        <w:t>00:53</w:t>
      </w:r>
      <w:r w:rsidRPr="002A3F64">
        <w:rPr>
          <w:rFonts w:ascii="Arial" w:hAnsi="Arial"/>
          <w:sz w:val="23"/>
          <w:lang w:val="en-CA"/>
          <w:rPrChange w:id="3247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3248" w:author="QC" w:date="2026-07-02T05:33:00Z">
            <w:rPr>
              <w:rFonts w:ascii="Arial" w:hAnsi="Arial"/>
              <w:sz w:val="23"/>
            </w:rPr>
          </w:rPrChange>
        </w:rPr>
        <w:t>to be a personal trainer.  Um, he tried to get his licen</w:t>
      </w:r>
      <w:r w:rsidRPr="002A3F64">
        <w:rPr>
          <w:rFonts w:ascii="Arial" w:hAnsi="Arial"/>
          <w:sz w:val="23"/>
          <w:lang w:val="en-CA"/>
          <w:rPrChange w:id="3249" w:author="QC" w:date="2026-07-02T05:33:00Z">
            <w:rPr>
              <w:rFonts w:ascii="Arial" w:hAnsi="Arial"/>
              <w:sz w:val="23"/>
            </w:rPr>
          </w:rPrChange>
        </w:rPr>
        <w:t>c</w:t>
      </w:r>
      <w:r w:rsidR="00955D02" w:rsidRPr="002A3F64">
        <w:rPr>
          <w:rFonts w:ascii="Arial" w:hAnsi="Arial"/>
          <w:sz w:val="23"/>
          <w:lang w:val="en-CA"/>
          <w:rPrChange w:id="3250" w:author="QC" w:date="2026-07-02T05:33:00Z">
            <w:rPr>
              <w:rFonts w:ascii="Arial" w:hAnsi="Arial"/>
              <w:sz w:val="23"/>
            </w:rPr>
          </w:rPrChange>
        </w:rPr>
        <w:t>e, but</w:t>
      </w:r>
      <w:r w:rsidR="00CE229E" w:rsidRPr="002A3F64">
        <w:rPr>
          <w:rFonts w:ascii="Arial" w:hAnsi="Arial"/>
          <w:sz w:val="23"/>
          <w:lang w:val="en-CA"/>
          <w:rPrChange w:id="3251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252" w:author="QC" w:date="2026-07-02T05:33:00Z">
            <w:rPr>
              <w:rFonts w:ascii="Arial" w:hAnsi="Arial"/>
              <w:sz w:val="23"/>
            </w:rPr>
          </w:rPrChange>
        </w:rPr>
        <w:t>ou know, he couldn't get his licen</w:t>
      </w:r>
      <w:r w:rsidR="00214EF1" w:rsidRPr="002A3F64">
        <w:rPr>
          <w:rFonts w:ascii="Arial" w:hAnsi="Arial"/>
          <w:sz w:val="23"/>
          <w:lang w:val="en-CA"/>
          <w:rPrChange w:id="3253" w:author="QC" w:date="2026-07-02T05:33:00Z">
            <w:rPr>
              <w:rFonts w:ascii="Arial" w:hAnsi="Arial"/>
              <w:sz w:val="23"/>
            </w:rPr>
          </w:rPrChange>
        </w:rPr>
        <w:t>c</w:t>
      </w:r>
      <w:r w:rsidR="00955D02" w:rsidRPr="002A3F64">
        <w:rPr>
          <w:rFonts w:ascii="Arial" w:hAnsi="Arial"/>
          <w:sz w:val="23"/>
          <w:lang w:val="en-CA"/>
          <w:rPrChange w:id="3254" w:author="QC" w:date="2026-07-02T05:33:00Z">
            <w:rPr>
              <w:rFonts w:ascii="Arial" w:hAnsi="Arial"/>
              <w:sz w:val="23"/>
            </w:rPr>
          </w:rPrChange>
        </w:rPr>
        <w:t xml:space="preserve">e and so he could only </w:t>
      </w:r>
      <w:r w:rsidR="00955D02" w:rsidRPr="002A3F64">
        <w:rPr>
          <w:rFonts w:ascii="Arial" w:hAnsi="Arial"/>
          <w:sz w:val="23"/>
          <w:lang w:val="en-CA"/>
          <w:rPrChange w:id="3255" w:author="QC" w:date="2026-07-02T05:33:00Z">
            <w:rPr>
              <w:rFonts w:ascii="Arial" w:hAnsi="Arial"/>
              <w:sz w:val="23"/>
            </w:rPr>
          </w:rPrChange>
        </w:rPr>
        <w:lastRenderedPageBreak/>
        <w:t>use the bus and the grandmother, the grandmother, George's mother just enabled them all the way along too.</w:t>
      </w:r>
    </w:p>
    <w:p w14:paraId="2B22F8C9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25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257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258" w:author="QC" w:date="2026-07-02T05:33:00Z">
            <w:rPr>
              <w:rFonts w:ascii="Arial" w:hAnsi="Arial"/>
              <w:sz w:val="23"/>
            </w:rPr>
          </w:rPrChange>
        </w:rPr>
        <w:tab/>
        <w:t>In what way?</w:t>
      </w:r>
    </w:p>
    <w:p w14:paraId="463C2B9C" w14:textId="4F789E2C" w:rsidR="009A2970" w:rsidRPr="002A3F64" w:rsidRDefault="00BC45BE" w:rsidP="00214EF1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25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260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261" w:author="QC" w:date="2026-07-02T05:33:00Z">
            <w:rPr>
              <w:rFonts w:ascii="Arial" w:hAnsi="Arial"/>
              <w:sz w:val="23"/>
            </w:rPr>
          </w:rPrChange>
        </w:rPr>
        <w:tab/>
        <w:t>They came to</w:t>
      </w:r>
      <w:r w:rsidR="00214EF1" w:rsidRPr="002A3F64">
        <w:rPr>
          <w:rFonts w:ascii="Arial" w:hAnsi="Arial"/>
          <w:sz w:val="23"/>
          <w:lang w:val="en-CA"/>
          <w:rPrChange w:id="3262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del w:id="326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lived</w:delText>
        </w:r>
        <w:r w:rsidR="00214EF1">
          <w:rPr>
            <w:rFonts w:ascii="Arial" w:hAnsi="Arial" w:cs="Arial"/>
            <w:bCs/>
            <w:sz w:val="23"/>
          </w:rPr>
          <w:delText>-</w:delText>
        </w:r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264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live,</w:t>
        </w:r>
      </w:ins>
      <w:r w:rsidR="00955D02" w:rsidRPr="002A3F64">
        <w:rPr>
          <w:rFonts w:ascii="Arial" w:hAnsi="Arial"/>
          <w:sz w:val="23"/>
          <w:lang w:val="en-CA"/>
          <w:rPrChange w:id="3265" w:author="QC" w:date="2026-07-02T05:33:00Z">
            <w:rPr>
              <w:rFonts w:ascii="Arial" w:hAnsi="Arial"/>
              <w:sz w:val="23"/>
            </w:rPr>
          </w:rPrChange>
        </w:rPr>
        <w:t xml:space="preserve"> stayed at her house and she would feed them and, and</w:t>
      </w:r>
      <w:r w:rsidR="00CE229E" w:rsidRPr="002A3F64">
        <w:rPr>
          <w:rFonts w:ascii="Arial" w:hAnsi="Arial"/>
          <w:sz w:val="23"/>
          <w:lang w:val="en-CA"/>
          <w:rPrChange w:id="3266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267" w:author="QC" w:date="2026-07-02T05:33:00Z">
            <w:rPr>
              <w:rFonts w:ascii="Arial" w:hAnsi="Arial"/>
              <w:sz w:val="23"/>
            </w:rPr>
          </w:rPrChange>
        </w:rPr>
        <w:t>ou know, the last time, one time I</w:t>
      </w:r>
      <w:r w:rsidR="00214EF1" w:rsidRPr="002A3F64">
        <w:rPr>
          <w:rFonts w:ascii="Arial" w:hAnsi="Arial"/>
          <w:sz w:val="23"/>
          <w:lang w:val="en-CA"/>
          <w:rPrChange w:id="3268" w:author="QC" w:date="2026-07-02T05:33:00Z">
            <w:rPr>
              <w:rFonts w:ascii="Arial" w:hAnsi="Arial"/>
              <w:sz w:val="23"/>
            </w:rPr>
          </w:rPrChange>
        </w:rPr>
        <w:t>-, d</w:t>
      </w:r>
      <w:r w:rsidR="00955D02" w:rsidRPr="002A3F64">
        <w:rPr>
          <w:rFonts w:ascii="Arial" w:hAnsi="Arial"/>
          <w:sz w:val="23"/>
          <w:lang w:val="en-CA"/>
          <w:rPrChange w:id="3269" w:author="QC" w:date="2026-07-02T05:33:00Z">
            <w:rPr>
              <w:rFonts w:ascii="Arial" w:hAnsi="Arial"/>
              <w:sz w:val="23"/>
            </w:rPr>
          </w:rPrChange>
        </w:rPr>
        <w:t>uring the eclipse</w:t>
      </w:r>
      <w:del w:id="327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3271" w:author="QC" w:date="2026-07-02T05:33:00Z">
            <w:rPr>
              <w:rFonts w:ascii="Arial" w:hAnsi="Arial"/>
              <w:sz w:val="23"/>
            </w:rPr>
          </w:rPrChange>
        </w:rPr>
        <w:t xml:space="preserve"> Jen was cleaning the house</w:t>
      </w:r>
      <w:ins w:id="3272" w:author="QC" w:date="2026-07-02T05:33:00Z">
        <w:r w:rsidR="009A2970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273" w:author="QC" w:date="2026-07-02T05:33:00Z">
            <w:rPr>
              <w:rFonts w:ascii="Arial" w:hAnsi="Arial"/>
              <w:sz w:val="23"/>
            </w:rPr>
          </w:rPrChange>
        </w:rPr>
        <w:t xml:space="preserve"> she said</w:t>
      </w:r>
      <w:del w:id="3274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3275" w:author="QC" w:date="2026-07-02T05:33:00Z">
            <w:rPr>
              <w:rFonts w:ascii="Arial" w:hAnsi="Arial"/>
              <w:sz w:val="23"/>
            </w:rPr>
          </w:rPrChange>
        </w:rPr>
        <w:t xml:space="preserve"> and, um, the grandmother</w:t>
      </w:r>
      <w:r w:rsidR="00214EF1" w:rsidRPr="002A3F64">
        <w:rPr>
          <w:rFonts w:ascii="Arial" w:hAnsi="Arial"/>
          <w:sz w:val="23"/>
          <w:lang w:val="en-CA"/>
          <w:rPrChange w:id="3276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3277" w:author="QC" w:date="2026-07-02T05:33:00Z">
            <w:rPr>
              <w:rFonts w:ascii="Arial" w:hAnsi="Arial"/>
              <w:sz w:val="23"/>
            </w:rPr>
          </w:rPrChange>
        </w:rPr>
        <w:t>Andrew was at the grandmother's house and she walked over with Andrew's shorts, uh, underwear, because the water was like not</w:t>
      </w:r>
      <w:r w:rsidR="00214EF1" w:rsidRPr="002A3F64">
        <w:rPr>
          <w:rFonts w:ascii="Arial" w:hAnsi="Arial"/>
          <w:sz w:val="23"/>
          <w:lang w:val="en-CA"/>
          <w:rPrChange w:id="3278" w:author="QC" w:date="2026-07-02T05:33:00Z">
            <w:rPr>
              <w:rFonts w:ascii="Arial" w:hAnsi="Arial"/>
              <w:sz w:val="23"/>
            </w:rPr>
          </w:rPrChange>
        </w:rPr>
        <w:t>-, s</w:t>
      </w:r>
      <w:r w:rsidR="00955D02" w:rsidRPr="002A3F64">
        <w:rPr>
          <w:rFonts w:ascii="Arial" w:hAnsi="Arial"/>
          <w:sz w:val="23"/>
          <w:lang w:val="en-CA"/>
          <w:rPrChange w:id="3279" w:author="QC" w:date="2026-07-02T05:33:00Z">
            <w:rPr>
              <w:rFonts w:ascii="Arial" w:hAnsi="Arial"/>
              <w:sz w:val="23"/>
            </w:rPr>
          </w:rPrChange>
        </w:rPr>
        <w:t>he had to wa-</w:t>
      </w:r>
      <w:r w:rsidR="00214EF1" w:rsidRPr="002A3F64">
        <w:rPr>
          <w:rFonts w:ascii="Arial" w:hAnsi="Arial"/>
          <w:sz w:val="23"/>
          <w:lang w:val="en-CA"/>
          <w:rPrChange w:id="3280" w:author="QC" w:date="2026-07-02T05:33:00Z">
            <w:rPr>
              <w:rFonts w:ascii="Arial" w:hAnsi="Arial"/>
              <w:sz w:val="23"/>
            </w:rPr>
          </w:rPrChange>
        </w:rPr>
        <w:t>, t</w:t>
      </w:r>
      <w:r w:rsidR="00955D02" w:rsidRPr="002A3F64">
        <w:rPr>
          <w:rFonts w:ascii="Arial" w:hAnsi="Arial"/>
          <w:sz w:val="23"/>
          <w:lang w:val="en-CA"/>
          <w:rPrChange w:id="3281" w:author="QC" w:date="2026-07-02T05:33:00Z">
            <w:rPr>
              <w:rFonts w:ascii="Arial" w:hAnsi="Arial"/>
              <w:sz w:val="23"/>
            </w:rPr>
          </w:rPrChange>
        </w:rPr>
        <w:t xml:space="preserve">he grandmother washed his freaking clothes and the dryers weren't working at the apartment, so she walks into the backyard, says to George who's outside, </w:t>
      </w:r>
      <w:ins w:id="3282" w:author="QC" w:date="2026-07-02T05:33:00Z">
        <w:r w:rsidR="00214EF1" w:rsidRPr="002A3F64">
          <w:rPr>
            <w:rFonts w:ascii="Arial" w:hAnsi="Arial" w:cs="Arial"/>
            <w:bCs/>
            <w:sz w:val="23"/>
            <w:lang w:val="en-CA"/>
          </w:rPr>
          <w:t>w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 xml:space="preserve">here are the </w:t>
        </w:r>
      </w:ins>
    </w:p>
    <w:p w14:paraId="0E5DE52E" w14:textId="302AA4C5" w:rsidR="00955D02" w:rsidRPr="002A3F64" w:rsidRDefault="009A2970" w:rsidP="00214EF1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28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284" w:author="QC" w:date="2026-07-02T05:33:00Z">
            <w:rPr>
              <w:rFonts w:ascii="Arial" w:hAnsi="Arial"/>
              <w:sz w:val="23"/>
            </w:rPr>
          </w:rPrChange>
        </w:rPr>
        <w:t>00:54</w:t>
      </w:r>
      <w:r w:rsidRPr="002A3F64">
        <w:rPr>
          <w:rFonts w:ascii="Arial" w:hAnsi="Arial"/>
          <w:sz w:val="23"/>
          <w:lang w:val="en-CA"/>
          <w:rPrChange w:id="3285" w:author="QC" w:date="2026-07-02T05:33:00Z">
            <w:rPr>
              <w:rFonts w:ascii="Arial" w:hAnsi="Arial"/>
              <w:sz w:val="23"/>
            </w:rPr>
          </w:rPrChange>
        </w:rPr>
        <w:tab/>
      </w:r>
      <w:del w:id="3286" w:author="QC" w:date="2026-07-02T05:33:00Z">
        <w:r w:rsidR="00214EF1">
          <w:rPr>
            <w:rFonts w:ascii="Arial" w:hAnsi="Arial" w:cs="Arial"/>
            <w:bCs/>
            <w:sz w:val="23"/>
          </w:rPr>
          <w:delText>w</w:delText>
        </w:r>
        <w:r w:rsidR="00955D02" w:rsidRPr="00955D02">
          <w:rPr>
            <w:rFonts w:ascii="Arial" w:hAnsi="Arial" w:cs="Arial"/>
            <w:bCs/>
            <w:sz w:val="23"/>
          </w:rPr>
          <w:delText xml:space="preserve">here are the </w:delText>
        </w:r>
      </w:del>
      <w:r w:rsidR="00955D02" w:rsidRPr="002A3F64">
        <w:rPr>
          <w:rFonts w:ascii="Arial" w:hAnsi="Arial"/>
          <w:sz w:val="23"/>
          <w:lang w:val="en-CA"/>
          <w:rPrChange w:id="3287" w:author="QC" w:date="2026-07-02T05:33:00Z">
            <w:rPr>
              <w:rFonts w:ascii="Arial" w:hAnsi="Arial"/>
              <w:sz w:val="23"/>
            </w:rPr>
          </w:rPrChange>
        </w:rPr>
        <w:t>clothes pegs</w:t>
      </w:r>
      <w:del w:id="328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?  Because</w:delText>
        </w:r>
      </w:del>
      <w:ins w:id="3289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 xml:space="preserve"> b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ecause</w:t>
        </w:r>
      </w:ins>
      <w:r w:rsidR="00955D02" w:rsidRPr="002A3F64">
        <w:rPr>
          <w:rFonts w:ascii="Arial" w:hAnsi="Arial"/>
          <w:sz w:val="23"/>
          <w:lang w:val="en-CA"/>
          <w:rPrChange w:id="3290" w:author="QC" w:date="2026-07-02T05:33:00Z">
            <w:rPr>
              <w:rFonts w:ascii="Arial" w:hAnsi="Arial"/>
              <w:sz w:val="23"/>
            </w:rPr>
          </w:rPrChange>
        </w:rPr>
        <w:t xml:space="preserve"> they had a long laundry line, and Jen</w:t>
      </w:r>
      <w:del w:id="3291" w:author="QC" w:date="2026-07-02T05:33:00Z">
        <w:r w:rsidR="00214EF1">
          <w:rPr>
            <w:rFonts w:ascii="Arial" w:hAnsi="Arial" w:cs="Arial"/>
            <w:bCs/>
            <w:sz w:val="23"/>
          </w:rPr>
          <w:delText>-</w:delText>
        </w:r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292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293" w:author="QC" w:date="2026-07-02T05:33:00Z">
            <w:rPr>
              <w:rFonts w:ascii="Arial" w:hAnsi="Arial"/>
              <w:sz w:val="23"/>
            </w:rPr>
          </w:rPrChange>
        </w:rPr>
        <w:t xml:space="preserve"> she said</w:t>
      </w:r>
      <w:ins w:id="3294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-,</w:t>
        </w:r>
      </w:ins>
      <w:r w:rsidR="00955D02" w:rsidRPr="002A3F64">
        <w:rPr>
          <w:rFonts w:ascii="Arial" w:hAnsi="Arial"/>
          <w:sz w:val="23"/>
          <w:lang w:val="en-CA"/>
          <w:rPrChange w:id="3295" w:author="QC" w:date="2026-07-02T05:33:00Z">
            <w:rPr>
              <w:rFonts w:ascii="Arial" w:hAnsi="Arial"/>
              <w:sz w:val="23"/>
            </w:rPr>
          </w:rPrChange>
        </w:rPr>
        <w:t xml:space="preserve"> Jen was downstairs throwing shit downstairs 'cause these guests were coming and George comes downstairs and says, </w:t>
      </w:r>
      <w:r w:rsidR="00214EF1" w:rsidRPr="002A3F64">
        <w:rPr>
          <w:rFonts w:ascii="Arial" w:hAnsi="Arial"/>
          <w:sz w:val="23"/>
          <w:lang w:val="en-CA"/>
          <w:rPrChange w:id="3296" w:author="QC" w:date="2026-07-02T05:33:00Z">
            <w:rPr>
              <w:rFonts w:ascii="Arial" w:hAnsi="Arial"/>
              <w:sz w:val="23"/>
            </w:rPr>
          </w:rPrChange>
        </w:rPr>
        <w:t>m</w:t>
      </w:r>
      <w:r w:rsidR="00955D02" w:rsidRPr="002A3F64">
        <w:rPr>
          <w:rFonts w:ascii="Arial" w:hAnsi="Arial"/>
          <w:sz w:val="23"/>
          <w:lang w:val="en-CA"/>
          <w:rPrChange w:id="3297" w:author="QC" w:date="2026-07-02T05:33:00Z">
            <w:rPr>
              <w:rFonts w:ascii="Arial" w:hAnsi="Arial"/>
              <w:sz w:val="23"/>
            </w:rPr>
          </w:rPrChange>
        </w:rPr>
        <w:t xml:space="preserve">y mom wants to know where the clothes pegs are.  And Jen tells me, </w:t>
      </w:r>
      <w:r w:rsidR="00214EF1" w:rsidRPr="002A3F64">
        <w:rPr>
          <w:rFonts w:ascii="Arial" w:hAnsi="Arial"/>
          <w:sz w:val="23"/>
          <w:lang w:val="en-CA"/>
          <w:rPrChange w:id="3298" w:author="QC" w:date="2026-07-02T05:33:00Z">
            <w:rPr>
              <w:rFonts w:ascii="Arial" w:hAnsi="Arial"/>
              <w:sz w:val="23"/>
            </w:rPr>
          </w:rPrChange>
        </w:rPr>
        <w:t>w</w:t>
      </w:r>
      <w:r w:rsidR="00955D02" w:rsidRPr="002A3F64">
        <w:rPr>
          <w:rFonts w:ascii="Arial" w:hAnsi="Arial"/>
          <w:sz w:val="23"/>
          <w:lang w:val="en-CA"/>
          <w:rPrChange w:id="3299" w:author="QC" w:date="2026-07-02T05:33:00Z">
            <w:rPr>
              <w:rFonts w:ascii="Arial" w:hAnsi="Arial"/>
              <w:sz w:val="23"/>
            </w:rPr>
          </w:rPrChange>
        </w:rPr>
        <w:t>hat the hell</w:t>
      </w:r>
      <w:del w:id="3300" w:author="QC" w:date="2026-07-02T05:33:00Z">
        <w:r w:rsidR="00214EF1">
          <w:rPr>
            <w:rFonts w:ascii="Arial" w:hAnsi="Arial" w:cs="Arial"/>
            <w:bCs/>
            <w:sz w:val="23"/>
          </w:rPr>
          <w:delText>-, w</w:delText>
        </w:r>
        <w:r w:rsidR="00955D02" w:rsidRPr="00955D02">
          <w:rPr>
            <w:rFonts w:ascii="Arial" w:hAnsi="Arial" w:cs="Arial"/>
            <w:bCs/>
            <w:sz w:val="23"/>
          </w:rPr>
          <w:delText>hat</w:delText>
        </w:r>
      </w:del>
      <w:ins w:id="3301" w:author="QC" w:date="2026-07-02T05:33:00Z">
        <w:r w:rsidR="00041DF9" w:rsidRPr="002A3F64">
          <w:rPr>
            <w:rFonts w:ascii="Arial" w:hAnsi="Arial" w:cs="Arial"/>
            <w:bCs/>
            <w:sz w:val="23"/>
            <w:lang w:val="en-CA"/>
          </w:rPr>
          <w:t>?  W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hat</w:t>
        </w:r>
      </w:ins>
      <w:r w:rsidR="00955D02" w:rsidRPr="002A3F64">
        <w:rPr>
          <w:rFonts w:ascii="Arial" w:hAnsi="Arial"/>
          <w:sz w:val="23"/>
          <w:lang w:val="en-CA"/>
          <w:rPrChange w:id="3302" w:author="QC" w:date="2026-07-02T05:33:00Z">
            <w:rPr>
              <w:rFonts w:ascii="Arial" w:hAnsi="Arial"/>
              <w:sz w:val="23"/>
            </w:rPr>
          </w:rPrChange>
        </w:rPr>
        <w:t xml:space="preserve"> do you, what do you want the clothes pegs for?  We have people coming.  Well, my mother's over here.</w:t>
      </w:r>
      <w:r w:rsidR="00214EF1" w:rsidRPr="002A3F64">
        <w:rPr>
          <w:rFonts w:ascii="Arial" w:hAnsi="Arial"/>
          <w:sz w:val="23"/>
          <w:lang w:val="en-CA"/>
          <w:rPrChange w:id="3303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3304" w:author="QC" w:date="2026-07-02T05:33:00Z">
            <w:rPr>
              <w:rFonts w:ascii="Arial" w:hAnsi="Arial"/>
              <w:sz w:val="23"/>
            </w:rPr>
          </w:rPrChange>
        </w:rPr>
        <w:t xml:space="preserve">She wants to hang Andrew's underwear up on the clothesline.  And Jen said, </w:t>
      </w:r>
      <w:r w:rsidR="00214EF1" w:rsidRPr="002A3F64">
        <w:rPr>
          <w:rFonts w:ascii="Arial" w:hAnsi="Arial"/>
          <w:sz w:val="23"/>
          <w:lang w:val="en-CA"/>
          <w:rPrChange w:id="3305" w:author="QC" w:date="2026-07-02T05:33:00Z">
            <w:rPr>
              <w:rFonts w:ascii="Arial" w:hAnsi="Arial"/>
              <w:sz w:val="23"/>
            </w:rPr>
          </w:rPrChange>
        </w:rPr>
        <w:t>a</w:t>
      </w:r>
      <w:r w:rsidR="00955D02" w:rsidRPr="002A3F64">
        <w:rPr>
          <w:rFonts w:ascii="Arial" w:hAnsi="Arial"/>
          <w:sz w:val="23"/>
          <w:lang w:val="en-CA"/>
          <w:rPrChange w:id="3306" w:author="QC" w:date="2026-07-02T05:33:00Z">
            <w:rPr>
              <w:rFonts w:ascii="Arial" w:hAnsi="Arial"/>
              <w:sz w:val="23"/>
            </w:rPr>
          </w:rPrChange>
        </w:rPr>
        <w:t>re you fucking kidding me?  And I started laughing because Jen</w:t>
      </w:r>
      <w:del w:id="330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308" w:author="QC" w:date="2026-07-02T05:33:00Z">
        <w:r w:rsidR="00041DF9" w:rsidRPr="002A3F64">
          <w:rPr>
            <w:rFonts w:ascii="Arial" w:hAnsi="Arial" w:cs="Arial"/>
            <w:bCs/>
            <w:sz w:val="23"/>
            <w:lang w:val="en-CA"/>
          </w:rPr>
          <w:t>-,</w:t>
        </w:r>
      </w:ins>
      <w:r w:rsidR="00041DF9" w:rsidRPr="002A3F64">
        <w:rPr>
          <w:rFonts w:ascii="Arial" w:hAnsi="Arial"/>
          <w:sz w:val="23"/>
          <w:lang w:val="en-CA"/>
          <w:rPrChange w:id="3309" w:author="QC" w:date="2026-07-02T05:33:00Z">
            <w:rPr>
              <w:rFonts w:ascii="Arial" w:hAnsi="Arial"/>
              <w:sz w:val="23"/>
            </w:rPr>
          </w:rPrChange>
        </w:rPr>
        <w:t xml:space="preserve"> I </w:t>
      </w:r>
      <w:r w:rsidR="00955D02" w:rsidRPr="002A3F64">
        <w:rPr>
          <w:rFonts w:ascii="Arial" w:hAnsi="Arial"/>
          <w:sz w:val="23"/>
          <w:lang w:val="en-CA"/>
          <w:rPrChange w:id="3310" w:author="QC" w:date="2026-07-02T05:33:00Z">
            <w:rPr>
              <w:rFonts w:ascii="Arial" w:hAnsi="Arial"/>
              <w:sz w:val="23"/>
            </w:rPr>
          </w:rPrChange>
        </w:rPr>
        <w:t>said</w:t>
      </w:r>
      <w:r w:rsidR="00CE229E" w:rsidRPr="002A3F64">
        <w:rPr>
          <w:rFonts w:ascii="Arial" w:hAnsi="Arial"/>
          <w:sz w:val="23"/>
          <w:lang w:val="en-CA"/>
          <w:rPrChange w:id="3311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312" w:author="QC" w:date="2026-07-02T05:33:00Z">
            <w:rPr>
              <w:rFonts w:ascii="Arial" w:hAnsi="Arial"/>
              <w:sz w:val="23"/>
            </w:rPr>
          </w:rPrChange>
        </w:rPr>
        <w:t xml:space="preserve">ou know, Andrew can't even wash his own underwear.  And I said, </w:t>
      </w:r>
      <w:r w:rsidR="00214EF1" w:rsidRPr="002A3F64">
        <w:rPr>
          <w:rFonts w:ascii="Arial" w:hAnsi="Arial"/>
          <w:sz w:val="23"/>
          <w:lang w:val="en-CA"/>
          <w:rPrChange w:id="3313" w:author="QC" w:date="2026-07-02T05:33:00Z">
            <w:rPr>
              <w:rFonts w:ascii="Arial" w:hAnsi="Arial"/>
              <w:sz w:val="23"/>
            </w:rPr>
          </w:rPrChange>
        </w:rPr>
        <w:t>t</w:t>
      </w:r>
      <w:r w:rsidR="00955D02" w:rsidRPr="002A3F64">
        <w:rPr>
          <w:rFonts w:ascii="Arial" w:hAnsi="Arial"/>
          <w:sz w:val="23"/>
          <w:lang w:val="en-CA"/>
          <w:rPrChange w:id="3314" w:author="QC" w:date="2026-07-02T05:33:00Z">
            <w:rPr>
              <w:rFonts w:ascii="Arial" w:hAnsi="Arial"/>
              <w:sz w:val="23"/>
            </w:rPr>
          </w:rPrChange>
        </w:rPr>
        <w:t>hat's just another example of</w:t>
      </w:r>
      <w:r w:rsidR="00CE229E" w:rsidRPr="002A3F64">
        <w:rPr>
          <w:rFonts w:ascii="Arial" w:hAnsi="Arial"/>
          <w:sz w:val="23"/>
          <w:lang w:val="en-CA"/>
          <w:rPrChange w:id="3315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316" w:author="QC" w:date="2026-07-02T05:33:00Z">
            <w:rPr>
              <w:rFonts w:ascii="Arial" w:hAnsi="Arial"/>
              <w:sz w:val="23"/>
            </w:rPr>
          </w:rPrChange>
        </w:rPr>
        <w:t>ou know, people not taking responsibility.</w:t>
      </w:r>
    </w:p>
    <w:p w14:paraId="432DD088" w14:textId="6EFFF3DA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31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31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319" w:author="QC" w:date="2026-07-02T05:33:00Z">
            <w:rPr>
              <w:rFonts w:ascii="Arial" w:hAnsi="Arial"/>
              <w:sz w:val="23"/>
            </w:rPr>
          </w:rPrChange>
        </w:rPr>
        <w:tab/>
      </w:r>
      <w:del w:id="332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Okay</w:delText>
        </w:r>
      </w:del>
      <w:ins w:id="3321" w:author="QC" w:date="2026-07-02T05:33:00Z">
        <w:r w:rsidR="00955D02" w:rsidRPr="002A3F64">
          <w:rPr>
            <w:rFonts w:ascii="Arial" w:hAnsi="Arial" w:cs="Arial"/>
            <w:bCs/>
            <w:sz w:val="23"/>
            <w:lang w:val="en-CA"/>
          </w:rPr>
          <w:t>O</w:t>
        </w:r>
        <w:r w:rsidR="00C94D2B" w:rsidRPr="002A3F64">
          <w:rPr>
            <w:rFonts w:ascii="Arial" w:hAnsi="Arial" w:cs="Arial"/>
            <w:bCs/>
            <w:sz w:val="23"/>
            <w:lang w:val="en-CA"/>
          </w:rPr>
          <w:t>h, o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kay</w:t>
        </w:r>
      </w:ins>
      <w:r w:rsidR="00955D02" w:rsidRPr="002A3F64">
        <w:rPr>
          <w:rFonts w:ascii="Arial" w:hAnsi="Arial"/>
          <w:sz w:val="23"/>
          <w:lang w:val="en-CA"/>
          <w:rPrChange w:id="3322" w:author="QC" w:date="2026-07-02T05:33:00Z">
            <w:rPr>
              <w:rFonts w:ascii="Arial" w:hAnsi="Arial"/>
              <w:sz w:val="23"/>
            </w:rPr>
          </w:rPrChange>
        </w:rPr>
        <w:t>.  All right.  Is there anything you</w:t>
      </w:r>
      <w:r w:rsidR="00CE229E" w:rsidRPr="002A3F64">
        <w:rPr>
          <w:rFonts w:ascii="Arial" w:hAnsi="Arial"/>
          <w:sz w:val="23"/>
          <w:lang w:val="en-CA"/>
          <w:rPrChange w:id="3323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324" w:author="QC" w:date="2026-07-02T05:33:00Z">
            <w:rPr>
              <w:rFonts w:ascii="Arial" w:hAnsi="Arial"/>
              <w:sz w:val="23"/>
            </w:rPr>
          </w:rPrChange>
        </w:rPr>
        <w:t>ou can share with me that I haven't asked you about?  Anything come to mind based on our conversation that you think is important that we know?</w:t>
      </w:r>
    </w:p>
    <w:p w14:paraId="4FA5BB6F" w14:textId="757FE589" w:rsidR="00143DF2" w:rsidRPr="002A3F64" w:rsidRDefault="00143DF2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32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326" w:author="QC" w:date="2026-07-02T05:33:00Z">
            <w:rPr>
              <w:rFonts w:ascii="Arial" w:hAnsi="Arial"/>
              <w:sz w:val="23"/>
            </w:rPr>
          </w:rPrChange>
        </w:rPr>
        <w:t>00:55</w:t>
      </w:r>
      <w:ins w:id="3327" w:author="QC" w:date="2026-07-02T05:33:00Z">
        <w:r w:rsidR="00C94D2B" w:rsidRPr="002A3F64">
          <w:rPr>
            <w:rFonts w:ascii="Arial" w:hAnsi="Arial" w:cs="Arial"/>
            <w:bCs/>
            <w:sz w:val="23"/>
            <w:lang w:val="en-CA"/>
          </w:rPr>
          <w:tab/>
        </w:r>
      </w:ins>
    </w:p>
    <w:p w14:paraId="24147CD9" w14:textId="4300CAB0" w:rsidR="00143DF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32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329" w:author="QC" w:date="2026-07-02T05:33:00Z">
            <w:rPr>
              <w:rFonts w:ascii="Arial" w:hAnsi="Arial"/>
              <w:sz w:val="23"/>
            </w:rPr>
          </w:rPrChange>
        </w:rPr>
        <w:lastRenderedPageBreak/>
        <w:t>KAREN:</w:t>
      </w:r>
      <w:r w:rsidR="00955D02" w:rsidRPr="002A3F64">
        <w:rPr>
          <w:rFonts w:ascii="Arial" w:hAnsi="Arial"/>
          <w:sz w:val="23"/>
          <w:lang w:val="en-CA"/>
          <w:rPrChange w:id="3330" w:author="QC" w:date="2026-07-02T05:33:00Z">
            <w:rPr>
              <w:rFonts w:ascii="Arial" w:hAnsi="Arial"/>
              <w:sz w:val="23"/>
            </w:rPr>
          </w:rPrChange>
        </w:rPr>
        <w:tab/>
        <w:t>I just know that George was giving them money behind Jen's back.  I mean, he didn't tell Jen</w:t>
      </w:r>
      <w:del w:id="333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 at</w:delText>
        </w:r>
      </w:del>
      <w:ins w:id="3332" w:author="QC" w:date="2026-07-02T05:33:00Z">
        <w:r w:rsidR="00C94D2B" w:rsidRPr="002A3F64">
          <w:rPr>
            <w:rFonts w:ascii="Arial" w:hAnsi="Arial" w:cs="Arial"/>
            <w:bCs/>
            <w:sz w:val="23"/>
            <w:lang w:val="en-CA"/>
          </w:rPr>
          <w:t>.  A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t</w:t>
        </w:r>
      </w:ins>
      <w:r w:rsidR="00955D02" w:rsidRPr="002A3F64">
        <w:rPr>
          <w:rFonts w:ascii="Arial" w:hAnsi="Arial"/>
          <w:sz w:val="23"/>
          <w:lang w:val="en-CA"/>
          <w:rPrChange w:id="3333" w:author="QC" w:date="2026-07-02T05:33:00Z">
            <w:rPr>
              <w:rFonts w:ascii="Arial" w:hAnsi="Arial"/>
              <w:sz w:val="23"/>
            </w:rPr>
          </w:rPrChange>
        </w:rPr>
        <w:t xml:space="preserve"> least </w:t>
      </w:r>
      <w:ins w:id="3334" w:author="QC" w:date="2026-07-02T05:33:00Z">
        <w:r w:rsidR="00C94D2B" w:rsidRPr="002A3F64">
          <w:rPr>
            <w:rFonts w:ascii="Arial" w:hAnsi="Arial" w:cs="Arial"/>
            <w:bCs/>
            <w:sz w:val="23"/>
            <w:lang w:val="en-CA"/>
          </w:rPr>
          <w:t xml:space="preserve">he </w:t>
        </w:r>
      </w:ins>
      <w:r w:rsidR="00955D02" w:rsidRPr="002A3F64">
        <w:rPr>
          <w:rFonts w:ascii="Arial" w:hAnsi="Arial"/>
          <w:sz w:val="23"/>
          <w:lang w:val="en-CA"/>
          <w:rPrChange w:id="3335" w:author="QC" w:date="2026-07-02T05:33:00Z">
            <w:rPr>
              <w:rFonts w:ascii="Arial" w:hAnsi="Arial"/>
              <w:sz w:val="23"/>
            </w:rPr>
          </w:rPrChange>
        </w:rPr>
        <w:t>told me this.  And, um, so I just, I just think that George couldn't</w:t>
      </w:r>
      <w:del w:id="3336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 m-</w:delText>
        </w:r>
        <w:r w:rsidR="00143DF2">
          <w:rPr>
            <w:rFonts w:ascii="Arial" w:hAnsi="Arial" w:cs="Arial"/>
            <w:bCs/>
            <w:sz w:val="23"/>
          </w:rPr>
          <w:delText>,</w:delText>
        </w:r>
      </w:del>
      <w:r w:rsidR="00C94D2B" w:rsidRPr="002A3F64">
        <w:rPr>
          <w:rFonts w:ascii="Arial" w:hAnsi="Arial"/>
          <w:sz w:val="23"/>
          <w:lang w:val="en-CA"/>
          <w:rPrChange w:id="3337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3338" w:author="QC" w:date="2026-07-02T05:33:00Z">
            <w:rPr>
              <w:rFonts w:ascii="Arial" w:hAnsi="Arial"/>
              <w:sz w:val="23"/>
            </w:rPr>
          </w:rPrChange>
        </w:rPr>
        <w:t>make a decision.  I mean, last year when they went to Mexico, like, George couldn't even get on a plane by himself.  Like Jen had to do all of the arrangements.  So she's been caring</w:t>
      </w:r>
      <w:del w:id="333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340" w:author="QC" w:date="2026-07-02T05:33:00Z">
        <w:r w:rsidR="00C957DB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341" w:author="QC" w:date="2026-07-02T05:33:00Z">
            <w:rPr>
              <w:rFonts w:ascii="Arial" w:hAnsi="Arial"/>
              <w:sz w:val="23"/>
            </w:rPr>
          </w:rPrChange>
        </w:rPr>
        <w:t xml:space="preserve"> she's been carrying that family ever since she walked in.  That's my feeling.  And she just has</w:t>
      </w:r>
      <w:r w:rsidR="00143DF2" w:rsidRPr="002A3F64">
        <w:rPr>
          <w:rFonts w:ascii="Arial" w:hAnsi="Arial"/>
          <w:sz w:val="23"/>
          <w:lang w:val="en-CA"/>
          <w:rPrChange w:id="3342" w:author="QC" w:date="2026-07-02T05:33:00Z">
            <w:rPr>
              <w:rFonts w:ascii="Arial" w:hAnsi="Arial"/>
              <w:sz w:val="23"/>
            </w:rPr>
          </w:rPrChange>
        </w:rPr>
        <w:t>-, s</w:t>
      </w:r>
      <w:r w:rsidR="00955D02" w:rsidRPr="002A3F64">
        <w:rPr>
          <w:rFonts w:ascii="Arial" w:hAnsi="Arial"/>
          <w:sz w:val="23"/>
          <w:lang w:val="en-CA"/>
          <w:rPrChange w:id="3343" w:author="QC" w:date="2026-07-02T05:33:00Z">
            <w:rPr>
              <w:rFonts w:ascii="Arial" w:hAnsi="Arial"/>
              <w:sz w:val="23"/>
            </w:rPr>
          </w:rPrChange>
        </w:rPr>
        <w:t>he was just starting life and, I mean, she was just starting transition from teaching and when you're teaching in that tough school</w:t>
      </w:r>
      <w:r w:rsidR="00143DF2" w:rsidRPr="002A3F64">
        <w:rPr>
          <w:rFonts w:ascii="Arial" w:hAnsi="Arial"/>
          <w:sz w:val="23"/>
          <w:lang w:val="en-CA"/>
          <w:rPrChange w:id="3344" w:author="QC" w:date="2026-07-02T05:33:00Z">
            <w:rPr>
              <w:rFonts w:ascii="Arial" w:hAnsi="Arial"/>
              <w:sz w:val="23"/>
            </w:rPr>
          </w:rPrChange>
        </w:rPr>
        <w:t>, o</w:t>
      </w:r>
      <w:r w:rsidR="00955D02" w:rsidRPr="002A3F64">
        <w:rPr>
          <w:rFonts w:ascii="Arial" w:hAnsi="Arial"/>
          <w:sz w:val="23"/>
          <w:lang w:val="en-CA"/>
          <w:rPrChange w:id="3345" w:author="QC" w:date="2026-07-02T05:33:00Z">
            <w:rPr>
              <w:rFonts w:ascii="Arial" w:hAnsi="Arial"/>
              <w:sz w:val="23"/>
            </w:rPr>
          </w:rPrChange>
        </w:rPr>
        <w:t>h, she's supply teaching at Stanford and</w:t>
      </w:r>
      <w:r w:rsidR="00CE229E" w:rsidRPr="002A3F64">
        <w:rPr>
          <w:rFonts w:ascii="Arial" w:hAnsi="Arial"/>
          <w:sz w:val="23"/>
          <w:lang w:val="en-CA"/>
          <w:rPrChange w:id="3346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347" w:author="QC" w:date="2026-07-02T05:33:00Z">
            <w:rPr>
              <w:rFonts w:ascii="Arial" w:hAnsi="Arial"/>
              <w:sz w:val="23"/>
            </w:rPr>
          </w:rPrChange>
        </w:rPr>
        <w:t xml:space="preserve">ou know, telling me the experiences of her going into this </w:t>
      </w:r>
      <w:del w:id="334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grade</w:delText>
        </w:r>
      </w:del>
      <w:ins w:id="3349" w:author="QC" w:date="2026-07-02T05:33:00Z">
        <w:r w:rsidR="00953E79" w:rsidRPr="002A3F64">
          <w:rPr>
            <w:rFonts w:ascii="Arial" w:hAnsi="Arial" w:cs="Arial"/>
            <w:bCs/>
            <w:sz w:val="23"/>
            <w:lang w:val="en-CA"/>
          </w:rPr>
          <w:t>G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rade</w:t>
        </w:r>
      </w:ins>
      <w:r w:rsidR="00955D02" w:rsidRPr="002A3F64">
        <w:rPr>
          <w:rFonts w:ascii="Arial" w:hAnsi="Arial"/>
          <w:sz w:val="23"/>
          <w:lang w:val="en-CA"/>
          <w:rPrChange w:id="3350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143DF2" w:rsidRPr="002A3F64">
        <w:rPr>
          <w:rFonts w:ascii="Arial" w:hAnsi="Arial"/>
          <w:sz w:val="23"/>
          <w:lang w:val="en-CA"/>
          <w:rPrChange w:id="3351" w:author="QC" w:date="2026-07-02T05:33:00Z">
            <w:rPr>
              <w:rFonts w:ascii="Arial" w:hAnsi="Arial"/>
              <w:sz w:val="23"/>
            </w:rPr>
          </w:rPrChange>
        </w:rPr>
        <w:t>10</w:t>
      </w:r>
      <w:r w:rsidR="00955D02" w:rsidRPr="002A3F64">
        <w:rPr>
          <w:rFonts w:ascii="Arial" w:hAnsi="Arial"/>
          <w:sz w:val="23"/>
          <w:lang w:val="en-CA"/>
          <w:rPrChange w:id="3352" w:author="QC" w:date="2026-07-02T05:33:00Z">
            <w:rPr>
              <w:rFonts w:ascii="Arial" w:hAnsi="Arial"/>
              <w:sz w:val="23"/>
            </w:rPr>
          </w:rPrChange>
        </w:rPr>
        <w:t xml:space="preserve"> open art class, like</w:t>
      </w:r>
      <w:r w:rsidR="00CE229E" w:rsidRPr="002A3F64">
        <w:rPr>
          <w:rFonts w:ascii="Arial" w:hAnsi="Arial"/>
          <w:sz w:val="23"/>
          <w:lang w:val="en-CA"/>
          <w:rPrChange w:id="3353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354" w:author="QC" w:date="2026-07-02T05:33:00Z">
            <w:rPr>
              <w:rFonts w:ascii="Arial" w:hAnsi="Arial"/>
              <w:sz w:val="23"/>
            </w:rPr>
          </w:rPrChange>
        </w:rPr>
        <w:t>-</w:t>
      </w:r>
      <w:r w:rsidR="00143DF2" w:rsidRPr="002A3F64">
        <w:rPr>
          <w:rFonts w:ascii="Arial" w:hAnsi="Arial"/>
          <w:sz w:val="23"/>
          <w:lang w:val="en-CA"/>
          <w:rPrChange w:id="3355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3356" w:author="QC" w:date="2026-07-02T05:33:00Z">
            <w:rPr>
              <w:rFonts w:ascii="Arial" w:hAnsi="Arial"/>
              <w:sz w:val="23"/>
            </w:rPr>
          </w:rPrChange>
        </w:rPr>
        <w:t xml:space="preserve"> these poor kids are losing </w:t>
      </w:r>
    </w:p>
    <w:p w14:paraId="41065D69" w14:textId="33671E88" w:rsidR="00955D02" w:rsidRPr="002A3F64" w:rsidRDefault="00143DF2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35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358" w:author="QC" w:date="2026-07-02T05:33:00Z">
            <w:rPr>
              <w:rFonts w:ascii="Arial" w:hAnsi="Arial"/>
              <w:sz w:val="23"/>
            </w:rPr>
          </w:rPrChange>
        </w:rPr>
        <w:t>00:56</w:t>
      </w:r>
      <w:r w:rsidRPr="002A3F64">
        <w:rPr>
          <w:rFonts w:ascii="Arial" w:hAnsi="Arial"/>
          <w:sz w:val="23"/>
          <w:lang w:val="en-CA"/>
          <w:rPrChange w:id="3359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3360" w:author="QC" w:date="2026-07-02T05:33:00Z">
            <w:rPr>
              <w:rFonts w:ascii="Arial" w:hAnsi="Arial"/>
              <w:sz w:val="23"/>
            </w:rPr>
          </w:rPrChange>
        </w:rPr>
        <w:t>it.  And</w:t>
      </w:r>
      <w:r w:rsidR="00CE229E" w:rsidRPr="002A3F64">
        <w:rPr>
          <w:rFonts w:ascii="Arial" w:hAnsi="Arial"/>
          <w:sz w:val="23"/>
          <w:lang w:val="en-CA"/>
          <w:rPrChange w:id="3361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362" w:author="QC" w:date="2026-07-02T05:33:00Z">
            <w:rPr>
              <w:rFonts w:ascii="Arial" w:hAnsi="Arial"/>
              <w:sz w:val="23"/>
            </w:rPr>
          </w:rPrChange>
        </w:rPr>
        <w:t>ou know, she can handle this shit.  You know, this guy's telling her to fuck off, this one's on his phone</w:t>
      </w:r>
      <w:r w:rsidR="00CE229E" w:rsidRPr="002A3F64">
        <w:rPr>
          <w:rFonts w:ascii="Arial" w:hAnsi="Arial"/>
          <w:sz w:val="23"/>
          <w:lang w:val="en-CA"/>
          <w:rPrChange w:id="3363" w:author="QC" w:date="2026-07-02T05:33:00Z">
            <w:rPr>
              <w:rFonts w:ascii="Arial" w:hAnsi="Arial"/>
              <w:sz w:val="23"/>
            </w:rPr>
          </w:rPrChange>
        </w:rPr>
        <w:t>, y</w:t>
      </w:r>
      <w:r w:rsidR="00955D02" w:rsidRPr="002A3F64">
        <w:rPr>
          <w:rFonts w:ascii="Arial" w:hAnsi="Arial"/>
          <w:sz w:val="23"/>
          <w:lang w:val="en-CA"/>
          <w:rPrChange w:id="3364" w:author="QC" w:date="2026-07-02T05:33:00Z">
            <w:rPr>
              <w:rFonts w:ascii="Arial" w:hAnsi="Arial"/>
              <w:sz w:val="23"/>
            </w:rPr>
          </w:rPrChange>
        </w:rPr>
        <w:t>ou know, the other</w:t>
      </w:r>
      <w:del w:id="3365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366" w:author="QC" w:date="2026-07-02T05:33:00Z">
        <w:r w:rsidR="00953E79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367" w:author="QC" w:date="2026-07-02T05:33:00Z">
            <w:rPr>
              <w:rFonts w:ascii="Arial" w:hAnsi="Arial"/>
              <w:sz w:val="23"/>
            </w:rPr>
          </w:rPrChange>
        </w:rPr>
        <w:t xml:space="preserve"> the girl has got all these different</w:t>
      </w:r>
      <w:r w:rsidRPr="002A3F64">
        <w:rPr>
          <w:rFonts w:ascii="Arial" w:hAnsi="Arial"/>
          <w:sz w:val="23"/>
          <w:lang w:val="en-CA"/>
          <w:rPrChange w:id="3368" w:author="QC" w:date="2026-07-02T05:33:00Z">
            <w:rPr>
              <w:rFonts w:ascii="Arial" w:hAnsi="Arial"/>
              <w:sz w:val="23"/>
            </w:rPr>
          </w:rPrChange>
        </w:rPr>
        <w:t xml:space="preserve">.  </w:t>
      </w:r>
      <w:r w:rsidR="00955D02" w:rsidRPr="002A3F64">
        <w:rPr>
          <w:rFonts w:ascii="Arial" w:hAnsi="Arial"/>
          <w:sz w:val="23"/>
          <w:lang w:val="en-CA"/>
          <w:rPrChange w:id="3369" w:author="QC" w:date="2026-07-02T05:33:00Z">
            <w:rPr>
              <w:rFonts w:ascii="Arial" w:hAnsi="Arial"/>
              <w:sz w:val="23"/>
            </w:rPr>
          </w:rPrChange>
        </w:rPr>
        <w:t xml:space="preserve">These poor kids are in crisis and she handles it. </w:t>
      </w:r>
      <w:r w:rsidRPr="002A3F64">
        <w:rPr>
          <w:rFonts w:ascii="Arial" w:hAnsi="Arial"/>
          <w:sz w:val="23"/>
          <w:lang w:val="en-CA"/>
          <w:rPrChange w:id="3370" w:author="QC" w:date="2026-07-02T05:33:00Z">
            <w:rPr>
              <w:rFonts w:ascii="Arial" w:hAnsi="Arial"/>
              <w:sz w:val="23"/>
            </w:rPr>
          </w:rPrChange>
        </w:rPr>
        <w:t xml:space="preserve"> The </w:t>
      </w:r>
      <w:r w:rsidR="00955D02" w:rsidRPr="002A3F64">
        <w:rPr>
          <w:rFonts w:ascii="Arial" w:hAnsi="Arial"/>
          <w:sz w:val="23"/>
          <w:lang w:val="en-CA"/>
          <w:rPrChange w:id="3371" w:author="QC" w:date="2026-07-02T05:33:00Z">
            <w:rPr>
              <w:rFonts w:ascii="Arial" w:hAnsi="Arial"/>
              <w:sz w:val="23"/>
            </w:rPr>
          </w:rPrChange>
        </w:rPr>
        <w:t>board tried to hire her back.  She's the ESL coordinator for the whole fricking board.  Like sh-</w:t>
      </w:r>
      <w:r w:rsidRPr="002A3F64">
        <w:rPr>
          <w:rFonts w:ascii="Arial" w:hAnsi="Arial"/>
          <w:sz w:val="23"/>
          <w:lang w:val="en-CA"/>
          <w:rPrChange w:id="3372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3373" w:author="QC" w:date="2026-07-02T05:33:00Z">
            <w:rPr>
              <w:rFonts w:ascii="Arial" w:hAnsi="Arial"/>
              <w:sz w:val="23"/>
            </w:rPr>
          </w:rPrChange>
        </w:rPr>
        <w:t xml:space="preserve"> she's just a gem and</w:t>
      </w:r>
      <w:r w:rsidRPr="002A3F64">
        <w:rPr>
          <w:rFonts w:ascii="Arial" w:hAnsi="Arial"/>
          <w:sz w:val="23"/>
          <w:lang w:val="en-CA"/>
          <w:rPrChange w:id="3374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3375" w:author="QC" w:date="2026-07-02T05:33:00Z">
            <w:rPr>
              <w:rFonts w:ascii="Arial" w:hAnsi="Arial"/>
              <w:sz w:val="23"/>
            </w:rPr>
          </w:rPrChange>
        </w:rPr>
        <w:t>I still don't</w:t>
      </w:r>
      <w:r w:rsidRPr="002A3F64">
        <w:rPr>
          <w:rFonts w:ascii="Arial" w:hAnsi="Arial"/>
          <w:sz w:val="23"/>
          <w:lang w:val="en-CA"/>
          <w:rPrChange w:id="3376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3377" w:author="QC" w:date="2026-07-02T05:33:00Z">
            <w:rPr>
              <w:rFonts w:ascii="Arial" w:hAnsi="Arial"/>
              <w:sz w:val="23"/>
            </w:rPr>
          </w:rPrChange>
        </w:rPr>
        <w:t>I don't</w:t>
      </w:r>
      <w:del w:id="3378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379" w:author="QC" w:date="2026-07-02T05:33:00Z">
        <w:r w:rsidR="00596E5B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380" w:author="QC" w:date="2026-07-02T05:33:00Z">
            <w:rPr>
              <w:rFonts w:ascii="Arial" w:hAnsi="Arial"/>
              <w:sz w:val="23"/>
            </w:rPr>
          </w:rPrChange>
        </w:rPr>
        <w:t xml:space="preserve"> still not comprehending this that this even happened.</w:t>
      </w:r>
    </w:p>
    <w:p w14:paraId="2C3A510C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38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38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383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54441346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38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38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386" w:author="QC" w:date="2026-07-02T05:33:00Z">
            <w:rPr>
              <w:rFonts w:ascii="Arial" w:hAnsi="Arial"/>
              <w:sz w:val="23"/>
            </w:rPr>
          </w:rPrChange>
        </w:rPr>
        <w:tab/>
        <w:t>Can you tell me anything about...</w:t>
      </w:r>
    </w:p>
    <w:p w14:paraId="52A43D12" w14:textId="160B21D9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38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38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389" w:author="QC" w:date="2026-07-02T05:33:00Z">
            <w:rPr>
              <w:rFonts w:ascii="Arial" w:hAnsi="Arial"/>
              <w:sz w:val="23"/>
            </w:rPr>
          </w:rPrChange>
        </w:rPr>
        <w:tab/>
        <w:t>Well, there's a</w:t>
      </w:r>
      <w:r w:rsidR="00143DF2" w:rsidRPr="002A3F64">
        <w:rPr>
          <w:rFonts w:ascii="Arial" w:hAnsi="Arial"/>
          <w:sz w:val="23"/>
          <w:lang w:val="en-CA"/>
          <w:rPrChange w:id="3390" w:author="QC" w:date="2026-07-02T05:33:00Z">
            <w:rPr>
              <w:rFonts w:ascii="Arial" w:hAnsi="Arial"/>
              <w:sz w:val="23"/>
            </w:rPr>
          </w:rPrChange>
        </w:rPr>
        <w:t>-, t</w:t>
      </w:r>
      <w:r w:rsidR="00955D02" w:rsidRPr="002A3F64">
        <w:rPr>
          <w:rFonts w:ascii="Arial" w:hAnsi="Arial"/>
          <w:sz w:val="23"/>
          <w:lang w:val="en-CA"/>
          <w:rPrChange w:id="3391" w:author="QC" w:date="2026-07-02T05:33:00Z">
            <w:rPr>
              <w:rFonts w:ascii="Arial" w:hAnsi="Arial"/>
              <w:sz w:val="23"/>
            </w:rPr>
          </w:rPrChange>
        </w:rPr>
        <w:t>here's not any</w:t>
      </w:r>
      <w:del w:id="339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393" w:author="QC" w:date="2026-07-02T05:33:00Z">
        <w:r w:rsidR="00596E5B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394" w:author="QC" w:date="2026-07-02T05:33:00Z">
            <w:rPr>
              <w:rFonts w:ascii="Arial" w:hAnsi="Arial"/>
              <w:sz w:val="23"/>
            </w:rPr>
          </w:rPrChange>
        </w:rPr>
        <w:t xml:space="preserve"> not anything that I can share with you right now.  Uh, I don't know what questions.  If you </w:t>
      </w:r>
      <w:r w:rsidR="00143DF2" w:rsidRPr="002A3F64">
        <w:rPr>
          <w:rFonts w:ascii="Arial" w:hAnsi="Arial"/>
          <w:sz w:val="23"/>
          <w:lang w:val="en-CA"/>
          <w:rPrChange w:id="3395" w:author="QC" w:date="2026-07-02T05:33:00Z">
            <w:rPr>
              <w:rFonts w:ascii="Arial" w:hAnsi="Arial"/>
              <w:sz w:val="23"/>
            </w:rPr>
          </w:rPrChange>
        </w:rPr>
        <w:t>have a question when we're done…</w:t>
      </w:r>
    </w:p>
    <w:p w14:paraId="01C7B0D0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39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39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398" w:author="QC" w:date="2026-07-02T05:33:00Z">
            <w:rPr>
              <w:rFonts w:ascii="Arial" w:hAnsi="Arial"/>
              <w:sz w:val="23"/>
            </w:rPr>
          </w:rPrChange>
        </w:rPr>
        <w:tab/>
        <w:t>I just wanna know if she</w:t>
      </w:r>
      <w:r w:rsidR="00A17168" w:rsidRPr="002A3F64">
        <w:rPr>
          <w:rFonts w:ascii="Arial" w:hAnsi="Arial"/>
          <w:sz w:val="23"/>
          <w:lang w:val="en-CA"/>
          <w:rPrChange w:id="3399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A17168" w:rsidRPr="002A3F64">
        <w:rPr>
          <w:rFonts w:ascii="Arial" w:hAnsi="Arial"/>
          <w:i/>
          <w:sz w:val="23"/>
          <w:lang w:val="en-CA"/>
          <w:rPrChange w:id="3400" w:author="QC" w:date="2026-07-02T05:33:00Z">
            <w:rPr>
              <w:rFonts w:ascii="Arial" w:hAnsi="Arial"/>
              <w:i/>
              <w:sz w:val="23"/>
            </w:rPr>
          </w:rPrChange>
        </w:rPr>
        <w:t>(crying)</w:t>
      </w:r>
      <w:r w:rsidR="00A17168" w:rsidRPr="002A3F64">
        <w:rPr>
          <w:rFonts w:ascii="Arial" w:hAnsi="Arial"/>
          <w:sz w:val="23"/>
          <w:lang w:val="en-CA"/>
          <w:rPrChange w:id="3401" w:author="QC" w:date="2026-07-02T05:33:00Z">
            <w:rPr>
              <w:rFonts w:ascii="Arial" w:hAnsi="Arial"/>
              <w:sz w:val="23"/>
            </w:rPr>
          </w:rPrChange>
        </w:rPr>
        <w:t>,</w:t>
      </w:r>
      <w:r w:rsidR="00955D02" w:rsidRPr="002A3F64">
        <w:rPr>
          <w:rFonts w:ascii="Arial" w:hAnsi="Arial"/>
          <w:sz w:val="23"/>
          <w:lang w:val="en-CA"/>
          <w:rPrChange w:id="3402" w:author="QC" w:date="2026-07-02T05:33:00Z">
            <w:rPr>
              <w:rFonts w:ascii="Arial" w:hAnsi="Arial"/>
              <w:sz w:val="23"/>
            </w:rPr>
          </w:rPrChange>
        </w:rPr>
        <w:t xml:space="preserve"> if she suffered.</w:t>
      </w:r>
    </w:p>
    <w:p w14:paraId="64D6C3CC" w14:textId="77777777" w:rsidR="00A17168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0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0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405" w:author="QC" w:date="2026-07-02T05:33:00Z">
            <w:rPr>
              <w:rFonts w:ascii="Arial" w:hAnsi="Arial"/>
              <w:sz w:val="23"/>
            </w:rPr>
          </w:rPrChange>
        </w:rPr>
        <w:tab/>
        <w:t xml:space="preserve">What you have to understand and appreciate is that, that right now, uh, we have to work for Jen and George because </w:t>
      </w:r>
    </w:p>
    <w:p w14:paraId="1E2257B5" w14:textId="77777777" w:rsidR="00955D02" w:rsidRPr="002A3F64" w:rsidRDefault="00A17168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0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07" w:author="QC" w:date="2026-07-02T05:33:00Z">
            <w:rPr>
              <w:rFonts w:ascii="Arial" w:hAnsi="Arial"/>
              <w:sz w:val="23"/>
            </w:rPr>
          </w:rPrChange>
        </w:rPr>
        <w:t>00:57</w:t>
      </w:r>
      <w:r w:rsidRPr="002A3F64">
        <w:rPr>
          <w:rFonts w:ascii="Arial" w:hAnsi="Arial"/>
          <w:sz w:val="23"/>
          <w:lang w:val="en-CA"/>
          <w:rPrChange w:id="3408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3409" w:author="QC" w:date="2026-07-02T05:33:00Z">
            <w:rPr>
              <w:rFonts w:ascii="Arial" w:hAnsi="Arial"/>
              <w:sz w:val="23"/>
            </w:rPr>
          </w:rPrChange>
        </w:rPr>
        <w:t xml:space="preserve">they're not here.  You have to understand that, that our </w:t>
      </w:r>
      <w:r w:rsidR="00955D02" w:rsidRPr="002A3F64">
        <w:rPr>
          <w:rFonts w:ascii="Arial" w:hAnsi="Arial"/>
          <w:sz w:val="23"/>
          <w:lang w:val="en-CA"/>
          <w:rPrChange w:id="3410" w:author="QC" w:date="2026-07-02T05:33:00Z">
            <w:rPr>
              <w:rFonts w:ascii="Arial" w:hAnsi="Arial"/>
              <w:sz w:val="23"/>
            </w:rPr>
          </w:rPrChange>
        </w:rPr>
        <w:lastRenderedPageBreak/>
        <w:t>investigation, the integrity of that has to be paramount</w:t>
      </w:r>
      <w:r w:rsidRPr="002A3F64">
        <w:rPr>
          <w:rFonts w:ascii="Arial" w:hAnsi="Arial"/>
          <w:sz w:val="23"/>
          <w:lang w:val="en-CA"/>
          <w:rPrChange w:id="3411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268B892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1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1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414" w:author="QC" w:date="2026-07-02T05:33:00Z">
            <w:rPr>
              <w:rFonts w:ascii="Arial" w:hAnsi="Arial"/>
              <w:sz w:val="23"/>
            </w:rPr>
          </w:rPrChange>
        </w:rPr>
        <w:tab/>
        <w:t>I know.</w:t>
      </w:r>
    </w:p>
    <w:p w14:paraId="521890AD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1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16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417" w:author="QC" w:date="2026-07-02T05:33:00Z">
            <w:rPr>
              <w:rFonts w:ascii="Arial" w:hAnsi="Arial"/>
              <w:sz w:val="23"/>
            </w:rPr>
          </w:rPrChange>
        </w:rPr>
        <w:tab/>
        <w:t>...right?  So I'm not gonna answer that question.</w:t>
      </w:r>
    </w:p>
    <w:p w14:paraId="137326F3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1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19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420" w:author="QC" w:date="2026-07-02T05:33:00Z">
            <w:rPr>
              <w:rFonts w:ascii="Arial" w:hAnsi="Arial"/>
              <w:sz w:val="23"/>
            </w:rPr>
          </w:rPrChange>
        </w:rPr>
        <w:tab/>
        <w:t>I know.</w:t>
      </w:r>
    </w:p>
    <w:p w14:paraId="43A9F38C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2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22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423" w:author="QC" w:date="2026-07-02T05:33:00Z">
            <w:rPr>
              <w:rFonts w:ascii="Arial" w:hAnsi="Arial"/>
              <w:sz w:val="23"/>
            </w:rPr>
          </w:rPrChange>
        </w:rPr>
        <w:tab/>
        <w:t>I'm not gonna</w:t>
      </w:r>
      <w:r w:rsidR="00A17168" w:rsidRPr="002A3F64">
        <w:rPr>
          <w:rFonts w:ascii="Arial" w:hAnsi="Arial"/>
          <w:sz w:val="23"/>
          <w:lang w:val="en-CA"/>
          <w:rPrChange w:id="3424" w:author="QC" w:date="2026-07-02T05:33:00Z">
            <w:rPr>
              <w:rFonts w:ascii="Arial" w:hAnsi="Arial"/>
              <w:sz w:val="23"/>
            </w:rPr>
          </w:rPrChange>
        </w:rPr>
        <w:t>-, a</w:t>
      </w:r>
      <w:r w:rsidR="00955D02" w:rsidRPr="002A3F64">
        <w:rPr>
          <w:rFonts w:ascii="Arial" w:hAnsi="Arial"/>
          <w:sz w:val="23"/>
          <w:lang w:val="en-CA"/>
          <w:rPrChange w:id="3425" w:author="QC" w:date="2026-07-02T05:33:00Z">
            <w:rPr>
              <w:rFonts w:ascii="Arial" w:hAnsi="Arial"/>
              <w:sz w:val="23"/>
            </w:rPr>
          </w:rPrChange>
        </w:rPr>
        <w:t>nything about the investigation, I can't really share right now.</w:t>
      </w:r>
    </w:p>
    <w:p w14:paraId="69F10F5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26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27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428" w:author="QC" w:date="2026-07-02T05:33:00Z">
            <w:rPr>
              <w:rFonts w:ascii="Arial" w:hAnsi="Arial"/>
              <w:sz w:val="23"/>
            </w:rPr>
          </w:rPrChange>
        </w:rPr>
        <w:tab/>
        <w:t>No, I don't wanna know.</w:t>
      </w:r>
    </w:p>
    <w:p w14:paraId="5FE62909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29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30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431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1BC13376" w14:textId="03305F92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3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3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434" w:author="QC" w:date="2026-07-02T05:33:00Z">
            <w:rPr>
              <w:rFonts w:ascii="Arial" w:hAnsi="Arial"/>
              <w:sz w:val="23"/>
            </w:rPr>
          </w:rPrChange>
        </w:rPr>
        <w:tab/>
        <w:t xml:space="preserve">I don't wanna know that.  I just wanna know that she didn't suffer </w:t>
      </w:r>
      <w:r w:rsidR="00A17168" w:rsidRPr="002A3F64">
        <w:rPr>
          <w:rFonts w:ascii="Arial" w:hAnsi="Arial"/>
          <w:sz w:val="23"/>
          <w:lang w:val="en-CA"/>
          <w:rPrChange w:id="3435" w:author="QC" w:date="2026-07-02T05:33:00Z">
            <w:rPr>
              <w:rFonts w:ascii="Arial" w:hAnsi="Arial"/>
              <w:sz w:val="23"/>
            </w:rPr>
          </w:rPrChange>
        </w:rPr>
        <w:t>(inaudible)</w:t>
      </w:r>
      <w:r w:rsidR="00955D02" w:rsidRPr="002A3F64">
        <w:rPr>
          <w:rFonts w:ascii="Arial" w:hAnsi="Arial"/>
          <w:sz w:val="23"/>
          <w:lang w:val="en-CA"/>
          <w:rPrChange w:id="3436" w:author="QC" w:date="2026-07-02T05:33:00Z">
            <w:rPr>
              <w:rFonts w:ascii="Arial" w:hAnsi="Arial"/>
              <w:sz w:val="23"/>
            </w:rPr>
          </w:rPrChange>
        </w:rPr>
        <w:t>.</w:t>
      </w:r>
    </w:p>
    <w:p w14:paraId="5DDFECA3" w14:textId="441E3E86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3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3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439" w:author="QC" w:date="2026-07-02T05:33:00Z">
            <w:rPr>
              <w:rFonts w:ascii="Arial" w:hAnsi="Arial"/>
              <w:sz w:val="23"/>
            </w:rPr>
          </w:rPrChange>
        </w:rPr>
        <w:tab/>
      </w:r>
      <w:del w:id="3440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Of course.</w:delText>
        </w:r>
      </w:del>
      <w:ins w:id="3441" w:author="QC" w:date="2026-07-02T05:33:00Z">
        <w:r w:rsidR="00423389" w:rsidRPr="002A3F64">
          <w:rPr>
            <w:rFonts w:ascii="Arial" w:hAnsi="Arial" w:cs="Arial"/>
            <w:bCs/>
            <w:sz w:val="23"/>
            <w:lang w:val="en-CA"/>
          </w:rPr>
          <w:t>(Inaudible.)</w:t>
        </w:r>
      </w:ins>
    </w:p>
    <w:p w14:paraId="728620F3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42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43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444" w:author="QC" w:date="2026-07-02T05:33:00Z">
            <w:rPr>
              <w:rFonts w:ascii="Arial" w:hAnsi="Arial"/>
              <w:sz w:val="23"/>
            </w:rPr>
          </w:rPrChange>
        </w:rPr>
        <w:tab/>
        <w:t>I'm not going back to White Oaks.  I can't be around friends.  People are calling me, asking me about stuff, and I'm just not answering them because I don't know.  It's not in my</w:t>
      </w:r>
      <w:r w:rsidR="00A17168" w:rsidRPr="002A3F64">
        <w:rPr>
          <w:rFonts w:ascii="Arial" w:hAnsi="Arial"/>
          <w:sz w:val="23"/>
          <w:lang w:val="en-CA"/>
          <w:rPrChange w:id="3445" w:author="QC" w:date="2026-07-02T05:33:00Z">
            <w:rPr>
              <w:rFonts w:ascii="Arial" w:hAnsi="Arial"/>
              <w:sz w:val="23"/>
            </w:rPr>
          </w:rPrChange>
        </w:rPr>
        <w:t xml:space="preserve">-, </w:t>
      </w:r>
      <w:r w:rsidR="00955D02" w:rsidRPr="002A3F64">
        <w:rPr>
          <w:rFonts w:ascii="Arial" w:hAnsi="Arial"/>
          <w:sz w:val="23"/>
          <w:lang w:val="en-CA"/>
          <w:rPrChange w:id="3446" w:author="QC" w:date="2026-07-02T05:33:00Z">
            <w:rPr>
              <w:rFonts w:ascii="Arial" w:hAnsi="Arial"/>
              <w:sz w:val="23"/>
            </w:rPr>
          </w:rPrChange>
        </w:rPr>
        <w:t>I know the investigation is going on, and I know you have to do the right thing.</w:t>
      </w:r>
    </w:p>
    <w:p w14:paraId="1EAAEE29" w14:textId="6BAD9B73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4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4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449" w:author="QC" w:date="2026-07-02T05:33:00Z">
            <w:rPr>
              <w:rFonts w:ascii="Arial" w:hAnsi="Arial"/>
              <w:sz w:val="23"/>
            </w:rPr>
          </w:rPrChange>
        </w:rPr>
        <w:tab/>
        <w:t xml:space="preserve">All right.  Why don't we take a deep breath?  It's </w:t>
      </w:r>
      <w:r w:rsidR="00A17168" w:rsidRPr="002A3F64">
        <w:rPr>
          <w:rFonts w:ascii="Arial" w:hAnsi="Arial"/>
          <w:sz w:val="23"/>
          <w:lang w:val="en-CA"/>
          <w:rPrChange w:id="3450" w:author="QC" w:date="2026-07-02T05:33:00Z">
            <w:rPr>
              <w:rFonts w:ascii="Arial" w:hAnsi="Arial"/>
              <w:sz w:val="23"/>
            </w:rPr>
          </w:rPrChange>
        </w:rPr>
        <w:t>9:23</w:t>
      </w:r>
      <w:r w:rsidR="00955D02" w:rsidRPr="002A3F64">
        <w:rPr>
          <w:rFonts w:ascii="Arial" w:hAnsi="Arial"/>
          <w:sz w:val="23"/>
          <w:lang w:val="en-CA"/>
          <w:rPrChange w:id="3451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del w:id="345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in the,</w:delText>
        </w:r>
      </w:del>
      <w:ins w:id="3453" w:author="QC" w:date="2026-07-02T05:33:00Z">
        <w:r w:rsidR="00423389" w:rsidRPr="002A3F64">
          <w:rPr>
            <w:rFonts w:ascii="Arial" w:hAnsi="Arial" w:cs="Arial"/>
            <w:bCs/>
            <w:sz w:val="23"/>
            <w:lang w:val="en-CA"/>
          </w:rPr>
          <w:t>(inaudible)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454" w:author="QC" w:date="2026-07-02T05:33:00Z">
            <w:rPr>
              <w:rFonts w:ascii="Arial" w:hAnsi="Arial"/>
              <w:sz w:val="23"/>
            </w:rPr>
          </w:rPrChange>
        </w:rPr>
        <w:t xml:space="preserve"> uh, </w:t>
      </w:r>
      <w:r w:rsidR="00A17168" w:rsidRPr="002A3F64">
        <w:rPr>
          <w:rFonts w:ascii="Arial" w:hAnsi="Arial"/>
          <w:sz w:val="23"/>
          <w:lang w:val="en-CA"/>
          <w:rPrChange w:id="3455" w:author="QC" w:date="2026-07-02T05:33:00Z">
            <w:rPr>
              <w:rFonts w:ascii="Arial" w:hAnsi="Arial"/>
              <w:sz w:val="23"/>
            </w:rPr>
          </w:rPrChange>
        </w:rPr>
        <w:t>9:23</w:t>
      </w:r>
      <w:r w:rsidR="00955D02" w:rsidRPr="002A3F64">
        <w:rPr>
          <w:rFonts w:ascii="Arial" w:hAnsi="Arial"/>
          <w:sz w:val="23"/>
          <w:lang w:val="en-CA"/>
          <w:rPrChange w:id="3456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A17168" w:rsidRPr="002A3F64">
        <w:rPr>
          <w:rFonts w:ascii="Arial" w:hAnsi="Arial"/>
          <w:sz w:val="23"/>
          <w:lang w:val="en-CA"/>
          <w:rPrChange w:id="3457" w:author="QC" w:date="2026-07-02T05:33:00Z">
            <w:rPr>
              <w:rFonts w:ascii="Arial" w:hAnsi="Arial"/>
              <w:sz w:val="23"/>
            </w:rPr>
          </w:rPrChange>
        </w:rPr>
        <w:t>a.m</w:t>
      </w:r>
      <w:del w:id="3458" w:author="QC" w:date="2026-07-02T05:33:00Z">
        <w:r w:rsidR="00A17168">
          <w:rPr>
            <w:rFonts w:ascii="Arial" w:hAnsi="Arial" w:cs="Arial"/>
            <w:bCs/>
            <w:sz w:val="23"/>
          </w:rPr>
          <w:delText>., w</w:delText>
        </w:r>
        <w:r w:rsidR="00955D02" w:rsidRPr="00955D02">
          <w:rPr>
            <w:rFonts w:ascii="Arial" w:hAnsi="Arial" w:cs="Arial"/>
            <w:bCs/>
            <w:sz w:val="23"/>
          </w:rPr>
          <w:delText>e'll</w:delText>
        </w:r>
      </w:del>
      <w:ins w:id="3459" w:author="QC" w:date="2026-07-02T05:33:00Z">
        <w:r w:rsidR="00A17168" w:rsidRPr="002A3F64">
          <w:rPr>
            <w:rFonts w:ascii="Arial" w:hAnsi="Arial" w:cs="Arial"/>
            <w:bCs/>
            <w:sz w:val="23"/>
            <w:lang w:val="en-CA"/>
          </w:rPr>
          <w:t xml:space="preserve">. </w:t>
        </w:r>
        <w:r w:rsidR="00423389" w:rsidRPr="002A3F64">
          <w:rPr>
            <w:rFonts w:ascii="Arial" w:hAnsi="Arial" w:cs="Arial"/>
            <w:bCs/>
            <w:sz w:val="23"/>
            <w:lang w:val="en-CA"/>
          </w:rPr>
          <w:t xml:space="preserve"> W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e'll</w:t>
        </w:r>
      </w:ins>
      <w:r w:rsidR="00955D02" w:rsidRPr="002A3F64">
        <w:rPr>
          <w:rFonts w:ascii="Arial" w:hAnsi="Arial"/>
          <w:sz w:val="23"/>
          <w:lang w:val="en-CA"/>
          <w:rPrChange w:id="3460" w:author="QC" w:date="2026-07-02T05:33:00Z">
            <w:rPr>
              <w:rFonts w:ascii="Arial" w:hAnsi="Arial"/>
              <w:sz w:val="23"/>
            </w:rPr>
          </w:rPrChange>
        </w:rPr>
        <w:t xml:space="preserve"> end the interview right now.</w:t>
      </w:r>
    </w:p>
    <w:p w14:paraId="1E7F5351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6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62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463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15AC1BA7" w14:textId="77777777" w:rsidR="00A17168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6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65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466" w:author="QC" w:date="2026-07-02T05:33:00Z">
            <w:rPr>
              <w:rFonts w:ascii="Arial" w:hAnsi="Arial"/>
              <w:sz w:val="23"/>
            </w:rPr>
          </w:rPrChange>
        </w:rPr>
        <w:tab/>
        <w:t xml:space="preserve">I'll walk you out and give you a chance to maybe throw </w:t>
      </w:r>
    </w:p>
    <w:p w14:paraId="06AD8540" w14:textId="7E318714" w:rsidR="00955D02" w:rsidRPr="002A3F64" w:rsidRDefault="00A17168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6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68" w:author="QC" w:date="2026-07-02T05:33:00Z">
            <w:rPr>
              <w:rFonts w:ascii="Arial" w:hAnsi="Arial"/>
              <w:sz w:val="23"/>
            </w:rPr>
          </w:rPrChange>
        </w:rPr>
        <w:t>00:58</w:t>
      </w:r>
      <w:r w:rsidRPr="002A3F64">
        <w:rPr>
          <w:rFonts w:ascii="Arial" w:hAnsi="Arial"/>
          <w:sz w:val="23"/>
          <w:lang w:val="en-CA"/>
          <w:rPrChange w:id="3469" w:author="QC" w:date="2026-07-02T05:33:00Z">
            <w:rPr>
              <w:rFonts w:ascii="Arial" w:hAnsi="Arial"/>
              <w:sz w:val="23"/>
            </w:rPr>
          </w:rPrChange>
        </w:rPr>
        <w:tab/>
      </w:r>
      <w:r w:rsidR="00955D02" w:rsidRPr="002A3F64">
        <w:rPr>
          <w:rFonts w:ascii="Arial" w:hAnsi="Arial"/>
          <w:sz w:val="23"/>
          <w:lang w:val="en-CA"/>
          <w:rPrChange w:id="3470" w:author="QC" w:date="2026-07-02T05:33:00Z">
            <w:rPr>
              <w:rFonts w:ascii="Arial" w:hAnsi="Arial"/>
              <w:sz w:val="23"/>
            </w:rPr>
          </w:rPrChange>
        </w:rPr>
        <w:t xml:space="preserve">some water </w:t>
      </w:r>
      <w:del w:id="347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in</w:delText>
        </w:r>
      </w:del>
      <w:ins w:id="3472" w:author="QC" w:date="2026-07-02T05:33:00Z">
        <w:r w:rsidR="000B6120" w:rsidRPr="002A3F64">
          <w:rPr>
            <w:rFonts w:ascii="Arial" w:hAnsi="Arial" w:cs="Arial"/>
            <w:bCs/>
            <w:sz w:val="23"/>
            <w:lang w:val="en-CA"/>
          </w:rPr>
          <w:t>on</w:t>
        </w:r>
      </w:ins>
      <w:r w:rsidR="000B6120" w:rsidRPr="002A3F64">
        <w:rPr>
          <w:rFonts w:ascii="Arial" w:hAnsi="Arial"/>
          <w:sz w:val="23"/>
          <w:lang w:val="en-CA"/>
          <w:rPrChange w:id="3473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3474" w:author="QC" w:date="2026-07-02T05:33:00Z">
            <w:rPr>
              <w:rFonts w:ascii="Arial" w:hAnsi="Arial"/>
              <w:sz w:val="23"/>
            </w:rPr>
          </w:rPrChange>
        </w:rPr>
        <w:t>your face or something and...</w:t>
      </w:r>
    </w:p>
    <w:p w14:paraId="49DDA8D7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7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76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477" w:author="QC" w:date="2026-07-02T05:33:00Z">
            <w:rPr>
              <w:rFonts w:ascii="Arial" w:hAnsi="Arial"/>
              <w:sz w:val="23"/>
            </w:rPr>
          </w:rPrChange>
        </w:rPr>
        <w:tab/>
        <w:t>Do I look that bad?</w:t>
      </w:r>
    </w:p>
    <w:p w14:paraId="57A3099C" w14:textId="4D1817A8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7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79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480" w:author="QC" w:date="2026-07-02T05:33:00Z">
            <w:rPr>
              <w:rFonts w:ascii="Arial" w:hAnsi="Arial"/>
              <w:sz w:val="23"/>
            </w:rPr>
          </w:rPrChange>
        </w:rPr>
        <w:tab/>
        <w:t>No</w:t>
      </w:r>
      <w:del w:id="348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 xml:space="preserve">.  </w:delText>
        </w:r>
        <w:r w:rsidR="00A17168">
          <w:rPr>
            <w:rFonts w:ascii="Arial" w:hAnsi="Arial" w:cs="Arial"/>
            <w:bCs/>
            <w:sz w:val="23"/>
          </w:rPr>
          <w:delText>(Inaudible</w:delText>
        </w:r>
      </w:del>
      <w:ins w:id="3482" w:author="QC" w:date="2026-07-02T05:33:00Z">
        <w:r w:rsidR="000B6120" w:rsidRPr="002A3F64">
          <w:rPr>
            <w:rFonts w:ascii="Arial" w:hAnsi="Arial" w:cs="Arial"/>
            <w:bCs/>
            <w:sz w:val="23"/>
            <w:lang w:val="en-CA"/>
          </w:rPr>
          <w:t>, (inaudible</w:t>
        </w:r>
      </w:ins>
      <w:r w:rsidR="000B6120" w:rsidRPr="002A3F64">
        <w:rPr>
          <w:rFonts w:ascii="Arial" w:hAnsi="Arial"/>
          <w:sz w:val="23"/>
          <w:lang w:val="en-CA"/>
          <w:rPrChange w:id="3483" w:author="QC" w:date="2026-07-02T05:33:00Z">
            <w:rPr>
              <w:rFonts w:ascii="Arial" w:hAnsi="Arial"/>
              <w:sz w:val="23"/>
            </w:rPr>
          </w:rPrChange>
        </w:rPr>
        <w:t>).</w:t>
      </w:r>
    </w:p>
    <w:p w14:paraId="24B486C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84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85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486" w:author="QC" w:date="2026-07-02T05:33:00Z">
            <w:rPr>
              <w:rFonts w:ascii="Arial" w:hAnsi="Arial"/>
              <w:sz w:val="23"/>
            </w:rPr>
          </w:rPrChange>
        </w:rPr>
        <w:tab/>
        <w:t>Um...</w:t>
      </w:r>
    </w:p>
    <w:p w14:paraId="3CA369B8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8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88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489" w:author="QC" w:date="2026-07-02T05:33:00Z">
            <w:rPr>
              <w:rFonts w:ascii="Arial" w:hAnsi="Arial"/>
              <w:sz w:val="23"/>
            </w:rPr>
          </w:rPrChange>
        </w:rPr>
        <w:tab/>
        <w:t>What?</w:t>
      </w:r>
    </w:p>
    <w:p w14:paraId="641B811F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9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9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492" w:author="QC" w:date="2026-07-02T05:33:00Z">
            <w:rPr>
              <w:rFonts w:ascii="Arial" w:hAnsi="Arial"/>
              <w:sz w:val="23"/>
            </w:rPr>
          </w:rPrChange>
        </w:rPr>
        <w:tab/>
        <w:t>No, just thank you for trying to help them.</w:t>
      </w:r>
    </w:p>
    <w:p w14:paraId="0E3574D5" w14:textId="30505895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49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49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495" w:author="QC" w:date="2026-07-02T05:33:00Z">
            <w:rPr>
              <w:rFonts w:ascii="Arial" w:hAnsi="Arial"/>
              <w:sz w:val="23"/>
            </w:rPr>
          </w:rPrChange>
        </w:rPr>
        <w:tab/>
        <w:t xml:space="preserve">You're more than welcome.  We, we hope that we can get </w:t>
      </w:r>
      <w:r w:rsidR="00955D02" w:rsidRPr="002A3F64">
        <w:rPr>
          <w:rFonts w:ascii="Arial" w:hAnsi="Arial"/>
          <w:sz w:val="23"/>
          <w:lang w:val="en-CA"/>
          <w:rPrChange w:id="3496" w:author="QC" w:date="2026-07-02T05:33:00Z">
            <w:rPr>
              <w:rFonts w:ascii="Arial" w:hAnsi="Arial"/>
              <w:sz w:val="23"/>
            </w:rPr>
          </w:rPrChange>
        </w:rPr>
        <w:lastRenderedPageBreak/>
        <w:t>this resolved as painlessly with</w:t>
      </w:r>
      <w:del w:id="3497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498" w:author="QC" w:date="2026-07-02T05:33:00Z">
        <w:r w:rsidR="00F6168C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499" w:author="QC" w:date="2026-07-02T05:33:00Z">
            <w:rPr>
              <w:rFonts w:ascii="Arial" w:hAnsi="Arial"/>
              <w:sz w:val="23"/>
            </w:rPr>
          </w:rPrChange>
        </w:rPr>
        <w:t xml:space="preserve"> for everybody else that's, that's involved.</w:t>
      </w:r>
    </w:p>
    <w:p w14:paraId="33CFB871" w14:textId="1A0B83D1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50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501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502" w:author="QC" w:date="2026-07-02T05:33:00Z">
            <w:rPr>
              <w:rFonts w:ascii="Arial" w:hAnsi="Arial"/>
              <w:sz w:val="23"/>
            </w:rPr>
          </w:rPrChange>
        </w:rPr>
        <w:tab/>
        <w:t>Her mother, I don't know if her mother can make it.  But I just</w:t>
      </w:r>
      <w:del w:id="3503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504" w:author="QC" w:date="2026-07-02T05:33:00Z">
        <w:r w:rsidR="00F6168C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505" w:author="QC" w:date="2026-07-02T05:33:00Z">
            <w:rPr>
              <w:rFonts w:ascii="Arial" w:hAnsi="Arial"/>
              <w:sz w:val="23"/>
            </w:rPr>
          </w:rPrChange>
        </w:rPr>
        <w:t xml:space="preserve"> I go to work, I teach, I</w:t>
      </w:r>
      <w:ins w:id="3506" w:author="QC" w:date="2026-07-02T05:33:00Z">
        <w:r w:rsidR="00F6168C" w:rsidRPr="002A3F64">
          <w:rPr>
            <w:rFonts w:ascii="Arial" w:hAnsi="Arial" w:cs="Arial"/>
            <w:bCs/>
            <w:sz w:val="23"/>
            <w:lang w:val="en-CA"/>
          </w:rPr>
          <w:t>, uh,</w:t>
        </w:r>
      </w:ins>
      <w:r w:rsidR="00F6168C" w:rsidRPr="002A3F64">
        <w:rPr>
          <w:rFonts w:ascii="Arial" w:hAnsi="Arial"/>
          <w:sz w:val="23"/>
          <w:lang w:val="en-CA"/>
          <w:rPrChange w:id="3507" w:author="QC" w:date="2026-07-02T05:33:00Z">
            <w:rPr>
              <w:rFonts w:ascii="Arial" w:hAnsi="Arial"/>
              <w:sz w:val="23"/>
            </w:rPr>
          </w:rPrChange>
        </w:rPr>
        <w:t xml:space="preserve"> </w:t>
      </w:r>
      <w:r w:rsidR="00955D02" w:rsidRPr="002A3F64">
        <w:rPr>
          <w:rFonts w:ascii="Arial" w:hAnsi="Arial"/>
          <w:sz w:val="23"/>
          <w:lang w:val="en-CA"/>
          <w:rPrChange w:id="3508" w:author="QC" w:date="2026-07-02T05:33:00Z">
            <w:rPr>
              <w:rFonts w:ascii="Arial" w:hAnsi="Arial"/>
              <w:sz w:val="23"/>
            </w:rPr>
          </w:rPrChange>
        </w:rPr>
        <w:t>golf, I be with my family and, um, I just have to</w:t>
      </w:r>
      <w:del w:id="3509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510" w:author="QC" w:date="2026-07-02T05:33:00Z">
        <w:r w:rsidR="00F6168C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511" w:author="QC" w:date="2026-07-02T05:33:00Z">
            <w:rPr>
              <w:rFonts w:ascii="Arial" w:hAnsi="Arial"/>
              <w:sz w:val="23"/>
            </w:rPr>
          </w:rPrChange>
        </w:rPr>
        <w:t xml:space="preserve"> I compartmentalize it.  So whenever the decision is made for information to come out, then, then I will know whenever</w:t>
      </w:r>
      <w:del w:id="3512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ins w:id="3513" w:author="QC" w:date="2026-07-02T05:33:00Z">
        <w:r w:rsidR="001A5ED0" w:rsidRPr="002A3F64">
          <w:rPr>
            <w:rFonts w:ascii="Arial" w:hAnsi="Arial" w:cs="Arial"/>
            <w:bCs/>
            <w:sz w:val="23"/>
            <w:lang w:val="en-CA"/>
          </w:rPr>
          <w:t>-</w:t>
        </w:r>
        <w:r w:rsidR="00955D02" w:rsidRPr="002A3F64">
          <w:rPr>
            <w:rFonts w:ascii="Arial" w:hAnsi="Arial" w:cs="Arial"/>
            <w:bCs/>
            <w:sz w:val="23"/>
            <w:lang w:val="en-CA"/>
          </w:rPr>
          <w:t>,</w:t>
        </w:r>
      </w:ins>
      <w:r w:rsidR="00955D02" w:rsidRPr="002A3F64">
        <w:rPr>
          <w:rFonts w:ascii="Arial" w:hAnsi="Arial"/>
          <w:sz w:val="23"/>
          <w:lang w:val="en-CA"/>
          <w:rPrChange w:id="3514" w:author="QC" w:date="2026-07-02T05:33:00Z">
            <w:rPr>
              <w:rFonts w:ascii="Arial" w:hAnsi="Arial"/>
              <w:sz w:val="23"/>
            </w:rPr>
          </w:rPrChange>
        </w:rPr>
        <w:t xml:space="preserve"> when it's ready.</w:t>
      </w:r>
    </w:p>
    <w:p w14:paraId="42E38F35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515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516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517" w:author="QC" w:date="2026-07-02T05:33:00Z">
            <w:rPr>
              <w:rFonts w:ascii="Arial" w:hAnsi="Arial"/>
              <w:sz w:val="23"/>
            </w:rPr>
          </w:rPrChange>
        </w:rPr>
        <w:tab/>
        <w:t>Okay.</w:t>
      </w:r>
    </w:p>
    <w:p w14:paraId="2EF9BB06" w14:textId="46CC9D00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518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519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520" w:author="QC" w:date="2026-07-02T05:33:00Z">
            <w:rPr>
              <w:rFonts w:ascii="Arial" w:hAnsi="Arial"/>
              <w:sz w:val="23"/>
            </w:rPr>
          </w:rPrChange>
        </w:rPr>
        <w:tab/>
        <w:t>So</w:t>
      </w:r>
      <w:del w:id="3521" w:author="QC" w:date="2026-07-02T05:33:00Z">
        <w:r w:rsidR="00955D02" w:rsidRPr="00955D02">
          <w:rPr>
            <w:rFonts w:ascii="Arial" w:hAnsi="Arial" w:cs="Arial"/>
            <w:bCs/>
            <w:sz w:val="23"/>
          </w:rPr>
          <w:delText>,</w:delText>
        </w:r>
      </w:del>
      <w:r w:rsidR="00955D02" w:rsidRPr="002A3F64">
        <w:rPr>
          <w:rFonts w:ascii="Arial" w:hAnsi="Arial"/>
          <w:sz w:val="23"/>
          <w:lang w:val="en-CA"/>
          <w:rPrChange w:id="3522" w:author="QC" w:date="2026-07-02T05:33:00Z">
            <w:rPr>
              <w:rFonts w:ascii="Arial" w:hAnsi="Arial"/>
              <w:sz w:val="23"/>
            </w:rPr>
          </w:rPrChange>
        </w:rPr>
        <w:t xml:space="preserve"> thank you.</w:t>
      </w:r>
    </w:p>
    <w:p w14:paraId="3D8895B2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523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524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525" w:author="QC" w:date="2026-07-02T05:33:00Z">
            <w:rPr>
              <w:rFonts w:ascii="Arial" w:hAnsi="Arial"/>
              <w:sz w:val="23"/>
            </w:rPr>
          </w:rPrChange>
        </w:rPr>
        <w:tab/>
        <w:t xml:space="preserve">You're more than welcome.  </w:t>
      </w:r>
      <w:r w:rsidR="000D1EE1" w:rsidRPr="002A3F64">
        <w:rPr>
          <w:rFonts w:ascii="Arial" w:hAnsi="Arial"/>
          <w:sz w:val="23"/>
          <w:lang w:val="en-CA"/>
          <w:rPrChange w:id="3526" w:author="QC" w:date="2026-07-02T05:33:00Z">
            <w:rPr>
              <w:rFonts w:ascii="Arial" w:hAnsi="Arial"/>
              <w:sz w:val="23"/>
            </w:rPr>
          </w:rPrChange>
        </w:rPr>
        <w:t>9:24, l</w:t>
      </w:r>
      <w:r w:rsidR="00955D02" w:rsidRPr="002A3F64">
        <w:rPr>
          <w:rFonts w:ascii="Arial" w:hAnsi="Arial"/>
          <w:sz w:val="23"/>
          <w:lang w:val="en-CA"/>
          <w:rPrChange w:id="3527" w:author="QC" w:date="2026-07-02T05:33:00Z">
            <w:rPr>
              <w:rFonts w:ascii="Arial" w:hAnsi="Arial"/>
              <w:sz w:val="23"/>
            </w:rPr>
          </w:rPrChange>
        </w:rPr>
        <w:t>et me walk you out here and...</w:t>
      </w:r>
    </w:p>
    <w:p w14:paraId="3BE39033" w14:textId="77777777" w:rsidR="000D1EE1" w:rsidRPr="002A3F64" w:rsidRDefault="000D1EE1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b/>
          <w:sz w:val="23"/>
          <w:lang w:val="en-CA"/>
          <w:rPrChange w:id="3528" w:author="QC" w:date="2026-07-02T05:33:00Z">
            <w:rPr>
              <w:rFonts w:ascii="Arial" w:hAnsi="Arial"/>
              <w:b/>
              <w:sz w:val="23"/>
            </w:rPr>
          </w:rPrChange>
        </w:rPr>
      </w:pPr>
      <w:r w:rsidRPr="002A3F64">
        <w:rPr>
          <w:rFonts w:ascii="Arial" w:hAnsi="Arial"/>
          <w:b/>
          <w:sz w:val="23"/>
          <w:lang w:val="en-CA"/>
          <w:rPrChange w:id="3529" w:author="QC" w:date="2026-07-02T05:33:00Z">
            <w:rPr>
              <w:rFonts w:ascii="Arial" w:hAnsi="Arial"/>
              <w:b/>
              <w:sz w:val="23"/>
            </w:rPr>
          </w:rPrChange>
        </w:rPr>
        <w:t>00:59</w:t>
      </w:r>
      <w:r w:rsidRPr="002A3F64">
        <w:rPr>
          <w:rFonts w:ascii="Arial" w:hAnsi="Arial"/>
          <w:b/>
          <w:sz w:val="23"/>
          <w:lang w:val="en-CA"/>
          <w:rPrChange w:id="3530" w:author="QC" w:date="2026-07-02T05:33:00Z">
            <w:rPr>
              <w:rFonts w:ascii="Arial" w:hAnsi="Arial"/>
              <w:b/>
              <w:sz w:val="23"/>
            </w:rPr>
          </w:rPrChange>
        </w:rPr>
        <w:tab/>
        <w:t>Detective Sergeant Briggs leaves the room.</w:t>
      </w:r>
    </w:p>
    <w:p w14:paraId="241FD9C2" w14:textId="32AFEC0E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531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532" w:author="QC" w:date="2026-07-02T05:33:00Z">
            <w:rPr>
              <w:rFonts w:ascii="Arial" w:hAnsi="Arial"/>
              <w:sz w:val="23"/>
            </w:rPr>
          </w:rPrChange>
        </w:rPr>
        <w:t>KAREN:</w:t>
      </w:r>
      <w:r w:rsidR="00955D02" w:rsidRPr="002A3F64">
        <w:rPr>
          <w:rFonts w:ascii="Arial" w:hAnsi="Arial"/>
          <w:sz w:val="23"/>
          <w:lang w:val="en-CA"/>
          <w:rPrChange w:id="3533" w:author="QC" w:date="2026-07-02T05:33:00Z">
            <w:rPr>
              <w:rFonts w:ascii="Arial" w:hAnsi="Arial"/>
              <w:sz w:val="23"/>
            </w:rPr>
          </w:rPrChange>
        </w:rPr>
        <w:tab/>
      </w:r>
      <w:r w:rsidR="000D1EE1" w:rsidRPr="002A3F64">
        <w:rPr>
          <w:rFonts w:ascii="Arial" w:hAnsi="Arial"/>
          <w:sz w:val="23"/>
          <w:lang w:val="en-CA"/>
          <w:rPrChange w:id="3534" w:author="QC" w:date="2026-07-02T05:33:00Z">
            <w:rPr>
              <w:rFonts w:ascii="Arial" w:hAnsi="Arial"/>
              <w:sz w:val="23"/>
            </w:rPr>
          </w:rPrChange>
        </w:rPr>
        <w:t>(Inaudible</w:t>
      </w:r>
      <w:del w:id="3535" w:author="QC" w:date="2026-07-02T05:33:00Z">
        <w:r w:rsidR="000D1EE1">
          <w:rPr>
            <w:rFonts w:ascii="Arial" w:hAnsi="Arial" w:cs="Arial"/>
            <w:bCs/>
            <w:sz w:val="23"/>
          </w:rPr>
          <w:delText>)</w:delText>
        </w:r>
        <w:r w:rsidR="00955D02" w:rsidRPr="00955D02">
          <w:rPr>
            <w:rFonts w:ascii="Arial" w:hAnsi="Arial" w:cs="Arial"/>
            <w:bCs/>
            <w:sz w:val="23"/>
          </w:rPr>
          <w:delText>.</w:delText>
        </w:r>
      </w:del>
      <w:ins w:id="3536" w:author="QC" w:date="2026-07-02T05:33:00Z">
        <w:r w:rsidR="003365F8" w:rsidRPr="002A3F64">
          <w:rPr>
            <w:rFonts w:ascii="Arial" w:hAnsi="Arial" w:cs="Arial"/>
            <w:bCs/>
            <w:sz w:val="23"/>
            <w:lang w:val="en-CA"/>
          </w:rPr>
          <w:t>.</w:t>
        </w:r>
        <w:r w:rsidR="000D1EE1" w:rsidRPr="002A3F64">
          <w:rPr>
            <w:rFonts w:ascii="Arial" w:hAnsi="Arial" w:cs="Arial"/>
            <w:bCs/>
            <w:sz w:val="23"/>
            <w:lang w:val="en-CA"/>
          </w:rPr>
          <w:t>)</w:t>
        </w:r>
      </w:ins>
    </w:p>
    <w:p w14:paraId="74F1AA29" w14:textId="77777777" w:rsidR="00BC45BE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b/>
          <w:sz w:val="23"/>
          <w:lang w:val="en-CA"/>
          <w:rPrChange w:id="3537" w:author="QC" w:date="2026-07-02T05:33:00Z">
            <w:rPr>
              <w:rFonts w:ascii="Arial" w:hAnsi="Arial"/>
              <w:b/>
              <w:sz w:val="23"/>
            </w:rPr>
          </w:rPrChange>
        </w:rPr>
      </w:pPr>
      <w:r w:rsidRPr="002A3F64">
        <w:rPr>
          <w:rFonts w:ascii="Arial" w:hAnsi="Arial"/>
          <w:b/>
          <w:sz w:val="23"/>
          <w:lang w:val="en-CA"/>
          <w:rPrChange w:id="3538" w:author="QC" w:date="2026-07-02T05:33:00Z">
            <w:rPr>
              <w:rFonts w:ascii="Arial" w:hAnsi="Arial"/>
              <w:b/>
              <w:sz w:val="23"/>
            </w:rPr>
          </w:rPrChange>
        </w:rPr>
        <w:t>00:59</w:t>
      </w:r>
      <w:r w:rsidRPr="002A3F64">
        <w:rPr>
          <w:rFonts w:ascii="Arial" w:hAnsi="Arial"/>
          <w:b/>
          <w:sz w:val="23"/>
          <w:lang w:val="en-CA"/>
          <w:rPrChange w:id="3539" w:author="QC" w:date="2026-07-02T05:33:00Z">
            <w:rPr>
              <w:rFonts w:ascii="Arial" w:hAnsi="Arial"/>
              <w:b/>
              <w:sz w:val="23"/>
            </w:rPr>
          </w:rPrChange>
        </w:rPr>
        <w:tab/>
        <w:t>Karen Wright leaves the room.</w:t>
      </w:r>
    </w:p>
    <w:p w14:paraId="7619DA0E" w14:textId="77777777" w:rsidR="00955D02" w:rsidRPr="002A3F64" w:rsidRDefault="00BC45BE" w:rsidP="00955D02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sz w:val="23"/>
          <w:lang w:val="en-CA"/>
          <w:rPrChange w:id="3540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541" w:author="QC" w:date="2026-07-02T05:33:00Z">
            <w:rPr>
              <w:rFonts w:ascii="Arial" w:hAnsi="Arial"/>
              <w:sz w:val="23"/>
            </w:rPr>
          </w:rPrChange>
        </w:rPr>
        <w:t>BRIGGS:</w:t>
      </w:r>
      <w:r w:rsidR="00955D02" w:rsidRPr="002A3F64">
        <w:rPr>
          <w:rFonts w:ascii="Arial" w:hAnsi="Arial"/>
          <w:sz w:val="23"/>
          <w:lang w:val="en-CA"/>
          <w:rPrChange w:id="3542" w:author="QC" w:date="2026-07-02T05:33:00Z">
            <w:rPr>
              <w:rFonts w:ascii="Arial" w:hAnsi="Arial"/>
              <w:sz w:val="23"/>
            </w:rPr>
          </w:rPrChange>
        </w:rPr>
        <w:tab/>
      </w:r>
      <w:r w:rsidRPr="002A3F64">
        <w:rPr>
          <w:rFonts w:ascii="Arial" w:hAnsi="Arial"/>
          <w:i/>
          <w:sz w:val="23"/>
          <w:lang w:val="en-CA"/>
          <w:rPrChange w:id="3543" w:author="QC" w:date="2026-07-02T05:33:00Z">
            <w:rPr>
              <w:rFonts w:ascii="Arial" w:hAnsi="Arial"/>
              <w:i/>
              <w:sz w:val="23"/>
            </w:rPr>
          </w:rPrChange>
        </w:rPr>
        <w:t>(Speaking from outside of the room).</w:t>
      </w:r>
      <w:r w:rsidRPr="002A3F64">
        <w:rPr>
          <w:rFonts w:ascii="Arial" w:hAnsi="Arial"/>
          <w:sz w:val="23"/>
          <w:lang w:val="en-CA"/>
          <w:rPrChange w:id="3544" w:author="QC" w:date="2026-07-02T05:33:00Z">
            <w:rPr>
              <w:rFonts w:ascii="Arial" w:hAnsi="Arial"/>
              <w:sz w:val="23"/>
            </w:rPr>
          </w:rPrChange>
        </w:rPr>
        <w:t xml:space="preserve">  </w:t>
      </w:r>
      <w:r w:rsidR="00955D02" w:rsidRPr="002A3F64">
        <w:rPr>
          <w:rFonts w:ascii="Arial" w:hAnsi="Arial"/>
          <w:sz w:val="23"/>
          <w:lang w:val="en-CA"/>
          <w:rPrChange w:id="3545" w:author="QC" w:date="2026-07-02T05:33:00Z">
            <w:rPr>
              <w:rFonts w:ascii="Arial" w:hAnsi="Arial"/>
              <w:sz w:val="23"/>
            </w:rPr>
          </w:rPrChange>
        </w:rPr>
        <w:t>Okay.  Do you, uh</w:t>
      </w:r>
      <w:r w:rsidRPr="002A3F64">
        <w:rPr>
          <w:rFonts w:ascii="Arial" w:hAnsi="Arial"/>
          <w:sz w:val="23"/>
          <w:lang w:val="en-CA"/>
          <w:rPrChange w:id="3546" w:author="QC" w:date="2026-07-02T05:33:00Z">
            <w:rPr>
              <w:rFonts w:ascii="Arial" w:hAnsi="Arial"/>
              <w:sz w:val="23"/>
            </w:rPr>
          </w:rPrChange>
        </w:rPr>
        <w:t xml:space="preserve">, </w:t>
      </w:r>
      <w:r w:rsidR="00CE229E" w:rsidRPr="002A3F64">
        <w:rPr>
          <w:rFonts w:ascii="Arial" w:hAnsi="Arial"/>
          <w:sz w:val="23"/>
          <w:lang w:val="en-CA"/>
          <w:rPrChange w:id="3547" w:author="QC" w:date="2026-07-02T05:33:00Z">
            <w:rPr>
              <w:rFonts w:ascii="Arial" w:hAnsi="Arial"/>
              <w:sz w:val="23"/>
            </w:rPr>
          </w:rPrChange>
        </w:rPr>
        <w:t>y</w:t>
      </w:r>
      <w:r w:rsidR="00955D02" w:rsidRPr="002A3F64">
        <w:rPr>
          <w:rFonts w:ascii="Arial" w:hAnsi="Arial"/>
          <w:sz w:val="23"/>
          <w:lang w:val="en-CA"/>
          <w:rPrChange w:id="3548" w:author="QC" w:date="2026-07-02T05:33:00Z">
            <w:rPr>
              <w:rFonts w:ascii="Arial" w:hAnsi="Arial"/>
              <w:sz w:val="23"/>
            </w:rPr>
          </w:rPrChange>
        </w:rPr>
        <w:t>ou need me to</w:t>
      </w:r>
      <w:r w:rsidRPr="002A3F64">
        <w:rPr>
          <w:rFonts w:ascii="Arial" w:hAnsi="Arial"/>
          <w:sz w:val="23"/>
          <w:lang w:val="en-CA"/>
          <w:rPrChange w:id="3549" w:author="QC" w:date="2026-07-02T05:33:00Z">
            <w:rPr>
              <w:rFonts w:ascii="Arial" w:hAnsi="Arial"/>
              <w:sz w:val="23"/>
            </w:rPr>
          </w:rPrChange>
        </w:rPr>
        <w:t>…</w:t>
      </w:r>
    </w:p>
    <w:p w14:paraId="2594FEBF" w14:textId="6A629974" w:rsidR="003365F8" w:rsidRPr="002A3F64" w:rsidRDefault="003365F8" w:rsidP="00955D02">
      <w:pPr>
        <w:widowControl w:val="0"/>
        <w:spacing w:after="100" w:afterAutospacing="1" w:line="360" w:lineRule="auto"/>
        <w:ind w:left="2520" w:hanging="1800"/>
        <w:jc w:val="both"/>
        <w:rPr>
          <w:ins w:id="3550" w:author="QC" w:date="2026-07-02T05:33:00Z"/>
          <w:rFonts w:ascii="Arial" w:hAnsi="Arial" w:cs="Arial"/>
          <w:bCs/>
          <w:sz w:val="23"/>
          <w:lang w:val="en-CA"/>
        </w:rPr>
      </w:pPr>
      <w:ins w:id="3551" w:author="QC" w:date="2026-07-02T05:33:00Z">
        <w:r w:rsidRPr="002A3F64">
          <w:rPr>
            <w:rFonts w:ascii="Arial" w:hAnsi="Arial" w:cs="Arial"/>
            <w:bCs/>
            <w:sz w:val="23"/>
            <w:lang w:val="en-CA"/>
          </w:rPr>
          <w:t>KAREN:</w:t>
        </w:r>
        <w:r w:rsidRPr="002A3F64">
          <w:rPr>
            <w:rFonts w:ascii="Arial" w:hAnsi="Arial" w:cs="Arial"/>
            <w:bCs/>
            <w:sz w:val="23"/>
            <w:lang w:val="en-CA"/>
          </w:rPr>
          <w:tab/>
        </w:r>
        <w:r w:rsidRPr="002A3F64">
          <w:rPr>
            <w:rFonts w:ascii="Arial" w:hAnsi="Arial" w:cs="Arial"/>
            <w:bCs/>
            <w:i/>
            <w:iCs/>
            <w:sz w:val="23"/>
            <w:lang w:val="en-CA"/>
          </w:rPr>
          <w:t>(Speaking from outside of the room.)</w:t>
        </w:r>
        <w:r w:rsidRPr="002A3F64">
          <w:rPr>
            <w:rFonts w:ascii="Arial" w:hAnsi="Arial" w:cs="Arial"/>
            <w:bCs/>
            <w:sz w:val="23"/>
            <w:lang w:val="en-CA"/>
          </w:rPr>
          <w:t xml:space="preserve">  No.</w:t>
        </w:r>
      </w:ins>
    </w:p>
    <w:p w14:paraId="58CF5255" w14:textId="77777777" w:rsidR="004A1585" w:rsidRPr="002A3F64" w:rsidRDefault="00BC45BE" w:rsidP="00A33516">
      <w:pPr>
        <w:widowControl w:val="0"/>
        <w:spacing w:after="100" w:afterAutospacing="1" w:line="360" w:lineRule="auto"/>
        <w:ind w:left="2520" w:hanging="1800"/>
        <w:jc w:val="both"/>
        <w:rPr>
          <w:rFonts w:ascii="Arial" w:hAnsi="Arial"/>
          <w:b/>
          <w:sz w:val="23"/>
          <w:lang w:val="en-CA"/>
          <w:rPrChange w:id="3552" w:author="QC" w:date="2026-07-02T05:33:00Z">
            <w:rPr>
              <w:rFonts w:ascii="Arial" w:hAnsi="Arial"/>
              <w:b/>
              <w:sz w:val="23"/>
            </w:rPr>
          </w:rPrChange>
        </w:rPr>
      </w:pPr>
      <w:r w:rsidRPr="002A3F64">
        <w:rPr>
          <w:rFonts w:ascii="Arial" w:hAnsi="Arial"/>
          <w:b/>
          <w:sz w:val="23"/>
          <w:lang w:val="en-CA"/>
          <w:rPrChange w:id="3553" w:author="QC" w:date="2026-07-02T05:33:00Z">
            <w:rPr>
              <w:rFonts w:ascii="Arial" w:hAnsi="Arial"/>
              <w:b/>
              <w:sz w:val="23"/>
            </w:rPr>
          </w:rPrChange>
        </w:rPr>
        <w:t>01:01</w:t>
      </w:r>
      <w:r w:rsidRPr="002A3F64">
        <w:rPr>
          <w:rFonts w:ascii="Arial" w:hAnsi="Arial"/>
          <w:b/>
          <w:sz w:val="23"/>
          <w:lang w:val="en-CA"/>
          <w:rPrChange w:id="3554" w:author="QC" w:date="2026-07-02T05:33:00Z">
            <w:rPr>
              <w:rFonts w:ascii="Arial" w:hAnsi="Arial"/>
              <w:b/>
              <w:sz w:val="23"/>
            </w:rPr>
          </w:rPrChange>
        </w:rPr>
        <w:tab/>
        <w:t>Recording ends.</w:t>
      </w:r>
    </w:p>
    <w:p w14:paraId="24965B7A" w14:textId="77777777" w:rsidR="00067A73" w:rsidRPr="002A3F64" w:rsidRDefault="00067A73" w:rsidP="00A33516">
      <w:pPr>
        <w:pStyle w:val="Heading1"/>
        <w:widowControl w:val="0"/>
        <w:ind w:left="720"/>
        <w:jc w:val="both"/>
        <w:rPr>
          <w:rFonts w:ascii="Arial" w:eastAsia="Arial Unicode MS" w:hAnsi="Arial"/>
          <w:sz w:val="23"/>
          <w:lang w:val="en-CA"/>
          <w:rPrChange w:id="3555" w:author="QC" w:date="2026-07-02T05:33:00Z">
            <w:rPr>
              <w:rFonts w:ascii="Arial" w:eastAsia="Arial Unicode MS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556" w:author="QC" w:date="2026-07-02T05:33:00Z">
            <w:rPr>
              <w:rFonts w:ascii="Arial" w:hAnsi="Arial"/>
              <w:sz w:val="23"/>
            </w:rPr>
          </w:rPrChange>
        </w:rPr>
        <w:t>****************************************************************************************</w:t>
      </w:r>
    </w:p>
    <w:p w14:paraId="37400D92" w14:textId="77777777" w:rsidR="00067A73" w:rsidRPr="002A3F64" w:rsidRDefault="00067A73" w:rsidP="00A33516">
      <w:pPr>
        <w:pStyle w:val="Heading1"/>
        <w:widowControl w:val="0"/>
        <w:tabs>
          <w:tab w:val="left" w:pos="1540"/>
        </w:tabs>
        <w:ind w:left="720"/>
        <w:jc w:val="both"/>
        <w:rPr>
          <w:rFonts w:ascii="Arial" w:hAnsi="Arial"/>
          <w:sz w:val="23"/>
          <w:lang w:val="en-CA"/>
          <w:rPrChange w:id="3557" w:author="QC" w:date="2026-07-02T05:33:00Z">
            <w:rPr>
              <w:rFonts w:ascii="Arial" w:hAnsi="Arial"/>
              <w:sz w:val="23"/>
            </w:rPr>
          </w:rPrChange>
        </w:rPr>
      </w:pPr>
      <w:r w:rsidRPr="002A3F64">
        <w:rPr>
          <w:rFonts w:ascii="Arial" w:hAnsi="Arial"/>
          <w:sz w:val="23"/>
          <w:lang w:val="en-CA"/>
          <w:rPrChange w:id="3558" w:author="QC" w:date="2026-07-02T05:33:00Z">
            <w:rPr>
              <w:rFonts w:ascii="Arial" w:hAnsi="Arial"/>
              <w:sz w:val="23"/>
            </w:rPr>
          </w:rPrChange>
        </w:rPr>
        <w:tab/>
      </w:r>
    </w:p>
    <w:p w14:paraId="2F5560FF" w14:textId="77777777" w:rsidR="00F32EFF" w:rsidRPr="002A3F64" w:rsidRDefault="00F32EFF" w:rsidP="00A33516">
      <w:pPr>
        <w:widowControl w:val="0"/>
        <w:rPr>
          <w:rFonts w:eastAsia="Arial Unicode MS"/>
          <w:lang w:val="en-CA"/>
          <w:rPrChange w:id="3559" w:author="QC" w:date="2026-07-02T05:33:00Z">
            <w:rPr>
              <w:rFonts w:eastAsia="Arial Unicode MS"/>
            </w:rPr>
          </w:rPrChange>
        </w:rPr>
      </w:pPr>
    </w:p>
    <w:p w14:paraId="7976F0FF" w14:textId="77777777" w:rsidR="00067A73" w:rsidRPr="002A3F64" w:rsidRDefault="00067A73" w:rsidP="00A33516">
      <w:pPr>
        <w:widowControl w:val="0"/>
        <w:rPr>
          <w:sz w:val="23"/>
          <w:lang w:val="en-CA"/>
          <w:rPrChange w:id="3560" w:author="QC" w:date="2026-07-02T05:33:00Z">
            <w:rPr>
              <w:sz w:val="23"/>
            </w:rPr>
          </w:rPrChange>
        </w:rPr>
      </w:pPr>
    </w:p>
    <w:sectPr w:rsidR="00067A73" w:rsidRPr="002A3F64" w:rsidSect="009079BD">
      <w:headerReference w:type="even" r:id="rId7"/>
      <w:headerReference w:type="default" r:id="rId8"/>
      <w:footerReference w:type="default" r:id="rId9"/>
      <w:pgSz w:w="12240" w:h="15840"/>
      <w:pgMar w:top="1080" w:right="1800" w:bottom="1800" w:left="1800" w:header="720" w:footer="720" w:gutter="0"/>
      <w:lnNumType w:countBy="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DE20E" w14:textId="77777777" w:rsidR="00F32BA7" w:rsidRDefault="00F32BA7">
      <w:r>
        <w:separator/>
      </w:r>
    </w:p>
  </w:endnote>
  <w:endnote w:type="continuationSeparator" w:id="0">
    <w:p w14:paraId="778D3A9E" w14:textId="77777777" w:rsidR="00F32BA7" w:rsidRDefault="00F32BA7">
      <w:r>
        <w:continuationSeparator/>
      </w:r>
    </w:p>
  </w:endnote>
  <w:endnote w:type="continuationNotice" w:id="1">
    <w:p w14:paraId="4F77B886" w14:textId="77777777" w:rsidR="00F32BA7" w:rsidRDefault="00F32B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6002F" w14:textId="77777777" w:rsidR="00BC45BE" w:rsidRDefault="00BC45BE">
    <w:pPr>
      <w:pStyle w:val="Footer"/>
      <w:ind w:firstLine="720"/>
      <w:rPr>
        <w:rFonts w:ascii="Arial" w:hAnsi="Arial"/>
      </w:rPr>
    </w:pPr>
    <w:r>
      <w:rPr>
        <w:rFonts w:ascii="Arial" w:hAnsi="Arial"/>
      </w:rPr>
      <w:t>_______________________________________________________________________</w:t>
    </w:r>
  </w:p>
  <w:p w14:paraId="1EB1F1CE" w14:textId="77777777" w:rsidR="00BC45BE" w:rsidRDefault="00BC45BE">
    <w:pPr>
      <w:pStyle w:val="Footer"/>
      <w:ind w:left="720"/>
      <w:rPr>
        <w:rFonts w:ascii="Arial" w:hAnsi="Arial"/>
      </w:rPr>
    </w:pPr>
    <w:r>
      <w:rPr>
        <w:rStyle w:val="PageNumber"/>
        <w:rFonts w:ascii="Arial" w:hAnsi="Arial"/>
      </w:rPr>
      <w:fldChar w:fldCharType="begin"/>
    </w:r>
    <w:r>
      <w:rPr>
        <w:rStyle w:val="PageNumber"/>
        <w:rFonts w:ascii="Arial" w:hAnsi="Arial"/>
      </w:rPr>
      <w:instrText xml:space="preserve"> PAGE </w:instrText>
    </w:r>
    <w:r>
      <w:rPr>
        <w:rStyle w:val="PageNumber"/>
        <w:rFonts w:ascii="Arial" w:hAnsi="Arial"/>
      </w:rPr>
      <w:fldChar w:fldCharType="separate"/>
    </w:r>
    <w:r w:rsidR="003F66BD">
      <w:rPr>
        <w:rStyle w:val="PageNumber"/>
        <w:rFonts w:ascii="Arial" w:hAnsi="Arial"/>
        <w:noProof/>
      </w:rPr>
      <w:t>2</w:t>
    </w:r>
    <w:r>
      <w:rPr>
        <w:rStyle w:val="PageNumber"/>
        <w:rFonts w:ascii="Arial" w:hAnsi="Arial"/>
      </w:rPr>
      <w:fldChar w:fldCharType="end"/>
    </w:r>
    <w:r>
      <w:rPr>
        <w:rFonts w:ascii="Arial" w:hAnsi="Arial"/>
      </w:rPr>
      <w:t xml:space="preserve"> of </w:t>
    </w:r>
    <w:r>
      <w:rPr>
        <w:rStyle w:val="PageNumber"/>
        <w:rFonts w:ascii="Arial" w:hAnsi="Arial"/>
      </w:rPr>
      <w:fldChar w:fldCharType="begin"/>
    </w:r>
    <w:r>
      <w:rPr>
        <w:rStyle w:val="PageNumber"/>
        <w:rFonts w:ascii="Arial" w:hAnsi="Arial"/>
      </w:rPr>
      <w:instrText xml:space="preserve"> NUMPAGES </w:instrText>
    </w:r>
    <w:r>
      <w:rPr>
        <w:rStyle w:val="PageNumber"/>
        <w:rFonts w:ascii="Arial" w:hAnsi="Arial"/>
      </w:rPr>
      <w:fldChar w:fldCharType="separate"/>
    </w:r>
    <w:r w:rsidR="003F66BD">
      <w:rPr>
        <w:rStyle w:val="PageNumber"/>
        <w:rFonts w:ascii="Arial" w:hAnsi="Arial"/>
        <w:noProof/>
      </w:rPr>
      <w:t>35</w:t>
    </w:r>
    <w:r>
      <w:rPr>
        <w:rStyle w:val="PageNumber"/>
        <w:rFonts w:ascii="Arial" w:hAnsi="Arial"/>
      </w:rPr>
      <w:fldChar w:fldCharType="end"/>
    </w:r>
  </w:p>
  <w:p w14:paraId="2B962070" w14:textId="77777777" w:rsidR="00BC45BE" w:rsidRDefault="00BC45BE">
    <w:pPr>
      <w:pStyle w:val="Footer"/>
      <w:ind w:left="720"/>
      <w:rPr>
        <w:rFonts w:ascii="Arial" w:hAnsi="Arial"/>
      </w:rPr>
    </w:pPr>
    <w:r>
      <w:rPr>
        <w:rFonts w:ascii="Arial" w:hAnsi="Arial"/>
      </w:rPr>
      <w:t>Witness:  Karen WRIGHT</w:t>
    </w:r>
  </w:p>
  <w:p w14:paraId="39672FCC" w14:textId="77777777" w:rsidR="00BC45BE" w:rsidRDefault="00BC45BE">
    <w:pPr>
      <w:pStyle w:val="Footer"/>
      <w:ind w:left="720"/>
      <w:rPr>
        <w:rFonts w:ascii="Arial" w:hAnsi="Arial"/>
      </w:rPr>
    </w:pPr>
    <w:r>
      <w:rPr>
        <w:rFonts w:ascii="Arial" w:hAnsi="Arial"/>
      </w:rPr>
      <w:t>Accused:  Andrew MUMMERY</w:t>
    </w:r>
  </w:p>
  <w:p w14:paraId="46A1670C" w14:textId="77777777" w:rsidR="00BC45BE" w:rsidRDefault="00BC45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64CB8" w14:textId="77777777" w:rsidR="00F32BA7" w:rsidRDefault="00F32BA7">
      <w:r>
        <w:separator/>
      </w:r>
    </w:p>
  </w:footnote>
  <w:footnote w:type="continuationSeparator" w:id="0">
    <w:p w14:paraId="1D2E5B24" w14:textId="77777777" w:rsidR="00F32BA7" w:rsidRDefault="00F32BA7">
      <w:r>
        <w:continuationSeparator/>
      </w:r>
    </w:p>
  </w:footnote>
  <w:footnote w:type="continuationNotice" w:id="1">
    <w:p w14:paraId="2B6E3B01" w14:textId="77777777" w:rsidR="00F32BA7" w:rsidRDefault="00F32B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5BE74" w14:textId="77777777" w:rsidR="00BC45BE" w:rsidRDefault="00BC45B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2084E7F" w14:textId="77777777" w:rsidR="00BC45BE" w:rsidRDefault="00BC45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ABDB2" w14:textId="77777777" w:rsidR="00BC45BE" w:rsidRDefault="00BC45BE">
    <w:pPr>
      <w:pStyle w:val="Header"/>
      <w:framePr w:wrap="around" w:vAnchor="text" w:hAnchor="margin" w:xAlign="center" w:y="1"/>
      <w:rPr>
        <w:rStyle w:val="PageNumber"/>
      </w:rPr>
    </w:pPr>
  </w:p>
  <w:p w14:paraId="208C065F" w14:textId="77777777" w:rsidR="00BC45BE" w:rsidRDefault="00BC45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E9"/>
    <w:rsid w:val="00022669"/>
    <w:rsid w:val="00024815"/>
    <w:rsid w:val="00024BB7"/>
    <w:rsid w:val="000322F1"/>
    <w:rsid w:val="000360EA"/>
    <w:rsid w:val="00036FF6"/>
    <w:rsid w:val="00041DF9"/>
    <w:rsid w:val="000440C6"/>
    <w:rsid w:val="00055CB6"/>
    <w:rsid w:val="00056F76"/>
    <w:rsid w:val="00060794"/>
    <w:rsid w:val="00063C0C"/>
    <w:rsid w:val="00067A73"/>
    <w:rsid w:val="0007033E"/>
    <w:rsid w:val="000831C0"/>
    <w:rsid w:val="00084B68"/>
    <w:rsid w:val="00087FFE"/>
    <w:rsid w:val="0009579D"/>
    <w:rsid w:val="00096CD7"/>
    <w:rsid w:val="000B1427"/>
    <w:rsid w:val="000B6120"/>
    <w:rsid w:val="000C65EC"/>
    <w:rsid w:val="000D1EE1"/>
    <w:rsid w:val="000D4104"/>
    <w:rsid w:val="000E1BA2"/>
    <w:rsid w:val="00100AEC"/>
    <w:rsid w:val="00104730"/>
    <w:rsid w:val="00105FA1"/>
    <w:rsid w:val="001149FF"/>
    <w:rsid w:val="00120AD1"/>
    <w:rsid w:val="001223FB"/>
    <w:rsid w:val="00125B6D"/>
    <w:rsid w:val="001367DD"/>
    <w:rsid w:val="00143DF2"/>
    <w:rsid w:val="0015535E"/>
    <w:rsid w:val="00156707"/>
    <w:rsid w:val="00160E92"/>
    <w:rsid w:val="00181CE2"/>
    <w:rsid w:val="0018584F"/>
    <w:rsid w:val="00190FD8"/>
    <w:rsid w:val="001A0B98"/>
    <w:rsid w:val="001A5ED0"/>
    <w:rsid w:val="001A7D03"/>
    <w:rsid w:val="001B7C0C"/>
    <w:rsid w:val="001C1DE9"/>
    <w:rsid w:val="001D43DC"/>
    <w:rsid w:val="001E14EF"/>
    <w:rsid w:val="00200AB0"/>
    <w:rsid w:val="002012D1"/>
    <w:rsid w:val="00201412"/>
    <w:rsid w:val="0021121A"/>
    <w:rsid w:val="00214EF1"/>
    <w:rsid w:val="00232B08"/>
    <w:rsid w:val="0024481D"/>
    <w:rsid w:val="00254FCE"/>
    <w:rsid w:val="0025776F"/>
    <w:rsid w:val="00260E0A"/>
    <w:rsid w:val="00281631"/>
    <w:rsid w:val="00285AA4"/>
    <w:rsid w:val="00290332"/>
    <w:rsid w:val="00291F28"/>
    <w:rsid w:val="00293C1A"/>
    <w:rsid w:val="002A0485"/>
    <w:rsid w:val="002A3F64"/>
    <w:rsid w:val="002C4831"/>
    <w:rsid w:val="002D36B0"/>
    <w:rsid w:val="002E20DF"/>
    <w:rsid w:val="002E2ACF"/>
    <w:rsid w:val="002F2C96"/>
    <w:rsid w:val="00302103"/>
    <w:rsid w:val="003026CE"/>
    <w:rsid w:val="00303A70"/>
    <w:rsid w:val="00307CCF"/>
    <w:rsid w:val="003125BA"/>
    <w:rsid w:val="00322B8A"/>
    <w:rsid w:val="00331B93"/>
    <w:rsid w:val="003365F8"/>
    <w:rsid w:val="00340B91"/>
    <w:rsid w:val="00352B44"/>
    <w:rsid w:val="003564F1"/>
    <w:rsid w:val="0036219F"/>
    <w:rsid w:val="0037630B"/>
    <w:rsid w:val="00381400"/>
    <w:rsid w:val="0039011D"/>
    <w:rsid w:val="00392AEA"/>
    <w:rsid w:val="003A07DD"/>
    <w:rsid w:val="003A3D9F"/>
    <w:rsid w:val="003C1E8E"/>
    <w:rsid w:val="003C1E9E"/>
    <w:rsid w:val="003D7669"/>
    <w:rsid w:val="003E1277"/>
    <w:rsid w:val="003F66BD"/>
    <w:rsid w:val="004029F6"/>
    <w:rsid w:val="004033E0"/>
    <w:rsid w:val="004042A7"/>
    <w:rsid w:val="00423389"/>
    <w:rsid w:val="00426AC5"/>
    <w:rsid w:val="004307A4"/>
    <w:rsid w:val="00442F53"/>
    <w:rsid w:val="00443539"/>
    <w:rsid w:val="004451B3"/>
    <w:rsid w:val="004451C6"/>
    <w:rsid w:val="00467242"/>
    <w:rsid w:val="00484F6E"/>
    <w:rsid w:val="004A1585"/>
    <w:rsid w:val="004A1AFD"/>
    <w:rsid w:val="004A7474"/>
    <w:rsid w:val="004C2E00"/>
    <w:rsid w:val="004C7D40"/>
    <w:rsid w:val="004D25BD"/>
    <w:rsid w:val="004F710B"/>
    <w:rsid w:val="0051169E"/>
    <w:rsid w:val="005167C9"/>
    <w:rsid w:val="00517121"/>
    <w:rsid w:val="00524F41"/>
    <w:rsid w:val="00531570"/>
    <w:rsid w:val="00531A7E"/>
    <w:rsid w:val="0053262C"/>
    <w:rsid w:val="005568C5"/>
    <w:rsid w:val="005666C4"/>
    <w:rsid w:val="00577437"/>
    <w:rsid w:val="00577488"/>
    <w:rsid w:val="00580D3D"/>
    <w:rsid w:val="00581742"/>
    <w:rsid w:val="00582239"/>
    <w:rsid w:val="00593F2C"/>
    <w:rsid w:val="00596420"/>
    <w:rsid w:val="00596E5B"/>
    <w:rsid w:val="005A3C7B"/>
    <w:rsid w:val="005C1196"/>
    <w:rsid w:val="005C39FA"/>
    <w:rsid w:val="005C43D5"/>
    <w:rsid w:val="005D2E60"/>
    <w:rsid w:val="005D2EA1"/>
    <w:rsid w:val="005E5AEC"/>
    <w:rsid w:val="005F2B68"/>
    <w:rsid w:val="005F71BF"/>
    <w:rsid w:val="00620DC8"/>
    <w:rsid w:val="00626D61"/>
    <w:rsid w:val="00627625"/>
    <w:rsid w:val="0064119B"/>
    <w:rsid w:val="006469AD"/>
    <w:rsid w:val="0065377D"/>
    <w:rsid w:val="00663346"/>
    <w:rsid w:val="00664E23"/>
    <w:rsid w:val="00665DA6"/>
    <w:rsid w:val="00667A1E"/>
    <w:rsid w:val="00667B19"/>
    <w:rsid w:val="006E069B"/>
    <w:rsid w:val="006F3D85"/>
    <w:rsid w:val="006F44C5"/>
    <w:rsid w:val="0071256C"/>
    <w:rsid w:val="00712A38"/>
    <w:rsid w:val="00733E1C"/>
    <w:rsid w:val="00741325"/>
    <w:rsid w:val="0074592C"/>
    <w:rsid w:val="00750891"/>
    <w:rsid w:val="00753908"/>
    <w:rsid w:val="00757285"/>
    <w:rsid w:val="00761A69"/>
    <w:rsid w:val="00765806"/>
    <w:rsid w:val="007664AE"/>
    <w:rsid w:val="007715F8"/>
    <w:rsid w:val="0077420C"/>
    <w:rsid w:val="0077437B"/>
    <w:rsid w:val="00781405"/>
    <w:rsid w:val="0078181E"/>
    <w:rsid w:val="0078386E"/>
    <w:rsid w:val="00792DAD"/>
    <w:rsid w:val="00795BE3"/>
    <w:rsid w:val="007A0770"/>
    <w:rsid w:val="007A28BD"/>
    <w:rsid w:val="007A5B1C"/>
    <w:rsid w:val="007B349C"/>
    <w:rsid w:val="007C336A"/>
    <w:rsid w:val="007D6F3D"/>
    <w:rsid w:val="007D732A"/>
    <w:rsid w:val="007F28BC"/>
    <w:rsid w:val="007F3A29"/>
    <w:rsid w:val="00800743"/>
    <w:rsid w:val="008068E1"/>
    <w:rsid w:val="00806F3E"/>
    <w:rsid w:val="00821FFB"/>
    <w:rsid w:val="00824650"/>
    <w:rsid w:val="00831E83"/>
    <w:rsid w:val="00840DAC"/>
    <w:rsid w:val="008444DE"/>
    <w:rsid w:val="00846A8F"/>
    <w:rsid w:val="00864ACB"/>
    <w:rsid w:val="00865609"/>
    <w:rsid w:val="008677A8"/>
    <w:rsid w:val="0087748B"/>
    <w:rsid w:val="00880277"/>
    <w:rsid w:val="008804E2"/>
    <w:rsid w:val="00890688"/>
    <w:rsid w:val="008B17B6"/>
    <w:rsid w:val="008B41F1"/>
    <w:rsid w:val="008D2F22"/>
    <w:rsid w:val="008E4B50"/>
    <w:rsid w:val="008E7AD6"/>
    <w:rsid w:val="008F1E12"/>
    <w:rsid w:val="009079BD"/>
    <w:rsid w:val="009202B1"/>
    <w:rsid w:val="0092580F"/>
    <w:rsid w:val="00925FEF"/>
    <w:rsid w:val="009308A3"/>
    <w:rsid w:val="009344E8"/>
    <w:rsid w:val="009346AD"/>
    <w:rsid w:val="00934B68"/>
    <w:rsid w:val="00935902"/>
    <w:rsid w:val="00940AAD"/>
    <w:rsid w:val="00953E79"/>
    <w:rsid w:val="00955D02"/>
    <w:rsid w:val="009653A7"/>
    <w:rsid w:val="009658E8"/>
    <w:rsid w:val="009709BC"/>
    <w:rsid w:val="00974EC5"/>
    <w:rsid w:val="00976365"/>
    <w:rsid w:val="00983AA4"/>
    <w:rsid w:val="00985446"/>
    <w:rsid w:val="009944D1"/>
    <w:rsid w:val="00995639"/>
    <w:rsid w:val="009977C8"/>
    <w:rsid w:val="009A2970"/>
    <w:rsid w:val="009C2B8C"/>
    <w:rsid w:val="009D6188"/>
    <w:rsid w:val="009E1353"/>
    <w:rsid w:val="009E3859"/>
    <w:rsid w:val="009E6401"/>
    <w:rsid w:val="009E650D"/>
    <w:rsid w:val="009E6A8B"/>
    <w:rsid w:val="009F418E"/>
    <w:rsid w:val="00A16206"/>
    <w:rsid w:val="00A17168"/>
    <w:rsid w:val="00A2227B"/>
    <w:rsid w:val="00A33516"/>
    <w:rsid w:val="00A4423B"/>
    <w:rsid w:val="00A47D1B"/>
    <w:rsid w:val="00A53148"/>
    <w:rsid w:val="00A579EB"/>
    <w:rsid w:val="00A62DCC"/>
    <w:rsid w:val="00A81638"/>
    <w:rsid w:val="00A86DEC"/>
    <w:rsid w:val="00A91A80"/>
    <w:rsid w:val="00A97147"/>
    <w:rsid w:val="00AA4F95"/>
    <w:rsid w:val="00AB6040"/>
    <w:rsid w:val="00AD264F"/>
    <w:rsid w:val="00AD36E1"/>
    <w:rsid w:val="00AE281C"/>
    <w:rsid w:val="00B1041B"/>
    <w:rsid w:val="00B21CC8"/>
    <w:rsid w:val="00B24C45"/>
    <w:rsid w:val="00B3634D"/>
    <w:rsid w:val="00B448A5"/>
    <w:rsid w:val="00B611D3"/>
    <w:rsid w:val="00B70A70"/>
    <w:rsid w:val="00B711B3"/>
    <w:rsid w:val="00B77BA3"/>
    <w:rsid w:val="00B80BB5"/>
    <w:rsid w:val="00B846D8"/>
    <w:rsid w:val="00B97DAE"/>
    <w:rsid w:val="00BB2C90"/>
    <w:rsid w:val="00BC45BE"/>
    <w:rsid w:val="00BD19E5"/>
    <w:rsid w:val="00BD4E39"/>
    <w:rsid w:val="00BE75B1"/>
    <w:rsid w:val="00BF240E"/>
    <w:rsid w:val="00BF33D8"/>
    <w:rsid w:val="00BF582F"/>
    <w:rsid w:val="00BF6AC1"/>
    <w:rsid w:val="00BF7284"/>
    <w:rsid w:val="00C2094D"/>
    <w:rsid w:val="00C31E91"/>
    <w:rsid w:val="00C332A3"/>
    <w:rsid w:val="00C33518"/>
    <w:rsid w:val="00C3683D"/>
    <w:rsid w:val="00C61FDB"/>
    <w:rsid w:val="00C80E6E"/>
    <w:rsid w:val="00C87805"/>
    <w:rsid w:val="00C94D2B"/>
    <w:rsid w:val="00C957DB"/>
    <w:rsid w:val="00CA4318"/>
    <w:rsid w:val="00CC0C8C"/>
    <w:rsid w:val="00CC3AFD"/>
    <w:rsid w:val="00CC3C26"/>
    <w:rsid w:val="00CC40BF"/>
    <w:rsid w:val="00CC71FB"/>
    <w:rsid w:val="00CD5598"/>
    <w:rsid w:val="00CE229E"/>
    <w:rsid w:val="00CE5B98"/>
    <w:rsid w:val="00CF586A"/>
    <w:rsid w:val="00D02CB7"/>
    <w:rsid w:val="00D104A1"/>
    <w:rsid w:val="00D1416B"/>
    <w:rsid w:val="00D34E54"/>
    <w:rsid w:val="00D76A1B"/>
    <w:rsid w:val="00DA3BF6"/>
    <w:rsid w:val="00DA40B2"/>
    <w:rsid w:val="00DA6F5F"/>
    <w:rsid w:val="00DB4152"/>
    <w:rsid w:val="00DC6D6F"/>
    <w:rsid w:val="00DE5BEA"/>
    <w:rsid w:val="00E1051F"/>
    <w:rsid w:val="00E240EA"/>
    <w:rsid w:val="00E42191"/>
    <w:rsid w:val="00E45637"/>
    <w:rsid w:val="00E478F2"/>
    <w:rsid w:val="00E65A50"/>
    <w:rsid w:val="00E94424"/>
    <w:rsid w:val="00E955F9"/>
    <w:rsid w:val="00EA279F"/>
    <w:rsid w:val="00EB3B34"/>
    <w:rsid w:val="00EC3CDD"/>
    <w:rsid w:val="00EC4BA9"/>
    <w:rsid w:val="00ED7053"/>
    <w:rsid w:val="00EE2DF8"/>
    <w:rsid w:val="00F0170E"/>
    <w:rsid w:val="00F11317"/>
    <w:rsid w:val="00F11AD0"/>
    <w:rsid w:val="00F32BA7"/>
    <w:rsid w:val="00F32EFF"/>
    <w:rsid w:val="00F35557"/>
    <w:rsid w:val="00F40215"/>
    <w:rsid w:val="00F420DE"/>
    <w:rsid w:val="00F45118"/>
    <w:rsid w:val="00F45627"/>
    <w:rsid w:val="00F6003D"/>
    <w:rsid w:val="00F6168C"/>
    <w:rsid w:val="00F6247F"/>
    <w:rsid w:val="00F640C8"/>
    <w:rsid w:val="00F81BDC"/>
    <w:rsid w:val="00F85445"/>
    <w:rsid w:val="00F87DAB"/>
    <w:rsid w:val="00F95057"/>
    <w:rsid w:val="00FA2D46"/>
    <w:rsid w:val="00FA30D7"/>
    <w:rsid w:val="00FA46AC"/>
    <w:rsid w:val="00FB0D6A"/>
    <w:rsid w:val="00FC0B97"/>
    <w:rsid w:val="00FC3522"/>
    <w:rsid w:val="00FC4A69"/>
    <w:rsid w:val="00FD0A81"/>
    <w:rsid w:val="00FE7A59"/>
    <w:rsid w:val="00FF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45961"/>
  <w15:chartTrackingRefBased/>
  <w15:docId w15:val="{7AD3D279-8570-DF48-8531-5032FD47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ind w:left="2520" w:hanging="1800"/>
      <w:outlineLvl w:val="1"/>
    </w:pPr>
    <w:rPr>
      <w:bCs/>
      <w:sz w:val="24"/>
    </w:rPr>
  </w:style>
  <w:style w:type="paragraph" w:styleId="Heading3">
    <w:name w:val="heading 3"/>
    <w:basedOn w:val="Normal"/>
    <w:next w:val="Normal"/>
    <w:link w:val="Heading3Char"/>
    <w:qFormat/>
    <w:pPr>
      <w:keepNext/>
      <w:ind w:left="2520" w:hanging="1800"/>
      <w:jc w:val="both"/>
      <w:outlineLvl w:val="2"/>
    </w:pPr>
    <w:rPr>
      <w:rFonts w:ascii="Arial" w:hAnsi="Arial" w:cs="Arial"/>
      <w:b/>
      <w:sz w:val="23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eastAsia="Arial Unicode MS" w:hAnsi="Arial" w:cs="Arial"/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sz w:val="24"/>
    </w:rPr>
  </w:style>
  <w:style w:type="paragraph" w:styleId="BodyTextIndent">
    <w:name w:val="Body Text Indent"/>
    <w:basedOn w:val="Normal"/>
    <w:semiHidden/>
    <w:pPr>
      <w:ind w:left="2520" w:hanging="180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rPr>
      <w:sz w:val="24"/>
    </w:rPr>
  </w:style>
  <w:style w:type="paragraph" w:styleId="BodyTextIndent2">
    <w:name w:val="Body Text Indent 2"/>
    <w:basedOn w:val="Normal"/>
    <w:semiHidden/>
    <w:pPr>
      <w:ind w:left="2520"/>
    </w:pPr>
    <w:rPr>
      <w:bCs/>
      <w:i/>
      <w:iCs/>
      <w:sz w:val="24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customStyle="1" w:styleId="Heading1Char">
    <w:name w:val="Heading 1 Char"/>
    <w:link w:val="Heading1"/>
    <w:rsid w:val="001C1DE9"/>
    <w:rPr>
      <w:b/>
      <w:sz w:val="24"/>
      <w:lang w:eastAsia="en-US"/>
    </w:rPr>
  </w:style>
  <w:style w:type="character" w:customStyle="1" w:styleId="Heading3Char">
    <w:name w:val="Heading 3 Char"/>
    <w:link w:val="Heading3"/>
    <w:rsid w:val="001C1DE9"/>
    <w:rPr>
      <w:rFonts w:ascii="Arial" w:hAnsi="Arial" w:cs="Arial"/>
      <w:b/>
      <w:sz w:val="23"/>
      <w:lang w:eastAsia="en-US"/>
    </w:rPr>
  </w:style>
  <w:style w:type="character" w:customStyle="1" w:styleId="TitleChar">
    <w:name w:val="Title Char"/>
    <w:link w:val="Title"/>
    <w:rsid w:val="00D76A1B"/>
    <w:rPr>
      <w:b/>
      <w:sz w:val="24"/>
      <w:lang w:eastAsia="en-US"/>
    </w:rPr>
  </w:style>
  <w:style w:type="character" w:styleId="LineNumber">
    <w:name w:val="line number"/>
    <w:uiPriority w:val="99"/>
    <w:semiHidden/>
    <w:unhideWhenUsed/>
    <w:rsid w:val="00907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505C33F-ED9D-4C2F-AE5B-DA8C58BCD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37</Pages>
  <Words>7445</Words>
  <Characters>42440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SUPERIOR COURT OF JUSTICE</vt:lpstr>
    </vt:vector>
  </TitlesOfParts>
  <Company>Government of Ontario</Company>
  <LinksUpToDate>false</LinksUpToDate>
  <CharactersWithSpaces>49786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SUPERIOR COURT OF JUSTICE</dc:title>
  <dc:subject/>
  <dc:creator>Authorized User</dc:creator>
  <cp:keywords/>
  <cp:lastModifiedBy>QC</cp:lastModifiedBy>
  <cp:revision>1</cp:revision>
  <cp:lastPrinted>2001-05-15T15:37:00Z</cp:lastPrinted>
  <dcterms:created xsi:type="dcterms:W3CDTF">2023-05-30T21:22:00Z</dcterms:created>
  <dcterms:modified xsi:type="dcterms:W3CDTF">2026-07-02T00:04:00Z</dcterms:modified>
</cp:coreProperties>
</file>